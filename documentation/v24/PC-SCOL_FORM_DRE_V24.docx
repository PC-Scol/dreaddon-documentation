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25BF8" w14:textId="77777777" w:rsidR="0014285C" w:rsidRDefault="0014285C"/>
    <w:p w14:paraId="059F1542" w14:textId="77777777" w:rsidR="0014285C" w:rsidRDefault="0014285C"/>
    <w:p w14:paraId="42FF487D" w14:textId="77777777" w:rsidR="0014285C" w:rsidRDefault="00121991">
      <w:r>
        <w:rPr>
          <w:noProof/>
          <w:lang w:eastAsia="fr-FR"/>
        </w:rPr>
        <mc:AlternateContent>
          <mc:Choice Requires="wps">
            <w:drawing>
              <wp:anchor distT="0" distB="0" distL="114300" distR="114300" simplePos="0" relativeHeight="251764736" behindDoc="0" locked="0" layoutInCell="1" allowOverlap="1" wp14:anchorId="155CCC01" wp14:editId="240B06C6">
                <wp:simplePos x="0" y="0"/>
                <wp:positionH relativeFrom="column">
                  <wp:posOffset>6275</wp:posOffset>
                </wp:positionH>
                <wp:positionV relativeFrom="paragraph">
                  <wp:posOffset>2327058</wp:posOffset>
                </wp:positionV>
                <wp:extent cx="5693409" cy="5193099"/>
                <wp:effectExtent l="0" t="0" r="2537" b="7617"/>
                <wp:wrapNone/>
                <wp:docPr id="4" name="Zone de texte 63"/>
                <wp:cNvGraphicFramePr/>
                <a:graphic xmlns:a="http://schemas.openxmlformats.org/drawingml/2006/main">
                  <a:graphicData uri="http://schemas.microsoft.com/office/word/2010/wordprocessingShape">
                    <wps:wsp>
                      <wps:cNvSpPr/>
                      <wps:spPr bwMode="auto">
                        <a:xfrm>
                          <a:off x="0" y="0"/>
                          <a:ext cx="5693410" cy="51931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0EF8B0" w14:textId="1777D045" w:rsidR="0003192A" w:rsidRDefault="0003192A" w:rsidP="001F6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CC01" id="Zone de texte 63" o:spid="_x0000_s1026" style="position:absolute;margin-left:.5pt;margin-top:183.25pt;width:448.3pt;height:408.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" fillcolor="white [3201]" stroked="f" strokeweight=".5pt">
                <v:textbox>
                  <w:txbxContent>
                    <w:p w14:paraId="6B0EF8B0" w14:textId="1777D045" w:rsidR="0003192A" w:rsidRDefault="0003192A" w:rsidP="001F6063"/>
                  </w:txbxContent>
                </v:textbox>
              </v:rect>
            </w:pict>
          </mc:Fallback>
        </mc:AlternateContent>
      </w:r>
      <w:r>
        <w:rPr>
          <w:noProof/>
          <w:lang w:eastAsia="fr-FR"/>
        </w:rPr>
        <mc:AlternateContent>
          <mc:Choice Requires="wps">
            <w:drawing>
              <wp:anchor distT="0" distB="0" distL="114300" distR="114300" simplePos="0" relativeHeight="251763712" behindDoc="0" locked="0" layoutInCell="1" allowOverlap="1" wp14:anchorId="560FAD8C" wp14:editId="3281C8F9">
                <wp:simplePos x="0" y="0"/>
                <wp:positionH relativeFrom="column">
                  <wp:posOffset>-937892</wp:posOffset>
                </wp:positionH>
                <wp:positionV relativeFrom="paragraph">
                  <wp:posOffset>788032</wp:posOffset>
                </wp:positionV>
                <wp:extent cx="7547607" cy="1257297"/>
                <wp:effectExtent l="0" t="0" r="0" b="0"/>
                <wp:wrapNone/>
                <wp:docPr id="5" name="Zone de texte 60"/>
                <wp:cNvGraphicFramePr/>
                <a:graphic xmlns:a="http://schemas.openxmlformats.org/drawingml/2006/main">
                  <a:graphicData uri="http://schemas.microsoft.com/office/word/2010/wordprocessingShape">
                    <wps:wsp>
                      <wps:cNvSpPr/>
                      <wps:spPr bwMode="auto">
                        <a:xfrm>
                          <a:off x="0" y="0"/>
                          <a:ext cx="7547610" cy="1257300"/>
                        </a:xfrm>
                        <a:prstGeom prst="rect">
                          <a:avLst/>
                        </a:prstGeom>
                        <a:solidFill>
                          <a:srgbClr val="373688"/>
                        </a:solidFill>
                        <a:ln w="6350">
                          <a:noFill/>
                        </a:ln>
                      </wps:spPr>
                      <wps:style>
                        <a:lnRef idx="0">
                          <a:schemeClr val="accent1"/>
                        </a:lnRef>
                        <a:fillRef idx="0">
                          <a:schemeClr val="accent1"/>
                        </a:fillRef>
                        <a:effectRef idx="0">
                          <a:schemeClr val="accent1"/>
                        </a:effectRef>
                        <a:fontRef idx="minor">
                          <a:schemeClr val="dk1"/>
                        </a:fontRef>
                      </wps:style>
                      <wps:txbx>
                        <w:txbxContent>
                          <w:p w14:paraId="70A77ACB" w14:textId="77777777" w:rsidR="0003192A" w:rsidRDefault="0003192A">
                            <w:pPr>
                              <w:jc w:val="center"/>
                              <w:rPr>
                                <w:b/>
                                <w:color w:val="FFFFFF"/>
                                <w:sz w:val="72"/>
                              </w:rPr>
                            </w:pPr>
                            <w:r>
                              <w:rPr>
                                <w:b/>
                                <w:color w:val="FFFFFF" w:themeColor="background1"/>
                                <w:sz w:val="72"/>
                              </w:rPr>
                              <w:t>DRE</w:t>
                            </w:r>
                          </w:p>
                          <w:p w14:paraId="641EB22F" w14:textId="77777777" w:rsidR="0003192A" w:rsidRDefault="0003192A">
                            <w:pPr>
                              <w:jc w:val="center"/>
                              <w:rPr>
                                <w:b/>
                                <w:color w:val="FFFFFF"/>
                                <w:sz w:val="52"/>
                              </w:rPr>
                            </w:pPr>
                            <w:r>
                              <w:rPr>
                                <w:b/>
                                <w:color w:val="FFFFFF" w:themeColor="background1"/>
                                <w:sz w:val="52"/>
                              </w:rPr>
                              <w:t>Données Répliquées en Etablissement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AD8C" id="Zone de texte 60" o:spid="_x0000_s1027" style="position:absolute;margin-left:-73.85pt;margin-top:62.05pt;width:594.3pt;height: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" fillcolor="#373688" stroked="f" strokeweight=".5pt">
                <v:textbox>
                  <w:txbxContent>
                    <w:p w14:paraId="70A77ACB" w14:textId="77777777" w:rsidR="0003192A" w:rsidRDefault="0003192A">
                      <w:pPr>
                        <w:jc w:val="center"/>
                        <w:rPr>
                          <w:b/>
                          <w:color w:val="FFFFFF"/>
                          <w:sz w:val="72"/>
                        </w:rPr>
                      </w:pPr>
                      <w:r>
                        <w:rPr>
                          <w:b/>
                          <w:color w:val="FFFFFF" w:themeColor="background1"/>
                          <w:sz w:val="72"/>
                        </w:rPr>
                        <w:t>DRE</w:t>
                      </w:r>
                    </w:p>
                    <w:p w14:paraId="641EB22F" w14:textId="77777777" w:rsidR="0003192A" w:rsidRDefault="0003192A">
                      <w:pPr>
                        <w:jc w:val="center"/>
                        <w:rPr>
                          <w:b/>
                          <w:color w:val="FFFFFF"/>
                          <w:sz w:val="52"/>
                        </w:rPr>
                      </w:pPr>
                      <w:r>
                        <w:rPr>
                          <w:b/>
                          <w:color w:val="FFFFFF" w:themeColor="background1"/>
                          <w:sz w:val="52"/>
                        </w:rPr>
                        <w:t>Données Répliquées en Etablissement</w:t>
                      </w:r>
                    </w:p>
                  </w:txbxContent>
                </v:textbox>
              </v:rect>
            </w:pict>
          </mc:Fallback>
        </mc:AlternateContent>
      </w:r>
      <w:r>
        <w:br w:type="page"/>
      </w:r>
    </w:p>
    <w:sdt>
      <w:sdtPr>
        <w:rPr>
          <w:rFonts w:ascii="Calibri" w:eastAsia="Calibri" w:hAnsi="Calibri" w:cs="Calibri"/>
          <w:color w:val="auto"/>
          <w:sz w:val="22"/>
          <w:szCs w:val="22"/>
          <w:lang w:eastAsia="en-US"/>
        </w:rPr>
        <w:id w:val="-1969585847"/>
        <w:docPartObj>
          <w:docPartGallery w:val="Table of Contents"/>
          <w:docPartUnique/>
        </w:docPartObj>
      </w:sdtPr>
      <w:sdtEndPr>
        <w:rPr>
          <w:b/>
          <w:bCs/>
        </w:rPr>
      </w:sdtEndPr>
      <w:sdtContent>
        <w:p w14:paraId="6721B246" w14:textId="2E0D0A34" w:rsidR="00FB4893" w:rsidRDefault="00FB4893">
          <w:pPr>
            <w:pStyle w:val="En-ttedetabledesmatires"/>
          </w:pPr>
          <w:r>
            <w:t>Table des matières</w:t>
          </w:r>
        </w:p>
        <w:p w14:paraId="7E49ED56" w14:textId="03407B22" w:rsidR="0003192A" w:rsidRDefault="00FB4893">
          <w:pPr>
            <w:pStyle w:val="TM1"/>
            <w:tabs>
              <w:tab w:val="left" w:pos="440"/>
              <w:tab w:val="right" w:leader="dot" w:pos="9062"/>
            </w:tabs>
            <w:rPr>
              <w:ins w:id="0" w:author="COUTIN Stéphane" w:date="2024-04-30T15:26:00Z"/>
              <w:rFonts w:asciiTheme="minorHAnsi" w:eastAsiaTheme="minorEastAsia" w:hAnsiTheme="minorHAnsi" w:cstheme="minorBidi"/>
              <w:noProof/>
              <w:lang w:eastAsia="fr-FR"/>
            </w:rPr>
          </w:pPr>
          <w:r>
            <w:fldChar w:fldCharType="begin"/>
          </w:r>
          <w:r>
            <w:instrText xml:space="preserve"> TOC \o "1-3" \h \z \u </w:instrText>
          </w:r>
          <w:r>
            <w:fldChar w:fldCharType="separate"/>
          </w:r>
          <w:ins w:id="1" w:author="COUTIN Stéphane" w:date="2024-04-30T15:26:00Z">
            <w:r w:rsidR="0003192A" w:rsidRPr="00B1258F">
              <w:rPr>
                <w:rStyle w:val="Lienhypertexte"/>
                <w:noProof/>
              </w:rPr>
              <w:fldChar w:fldCharType="begin"/>
            </w:r>
            <w:r w:rsidR="0003192A" w:rsidRPr="00B1258F">
              <w:rPr>
                <w:rStyle w:val="Lienhypertexte"/>
                <w:noProof/>
              </w:rPr>
              <w:instrText xml:space="preserve"> </w:instrText>
            </w:r>
            <w:r w:rsidR="0003192A">
              <w:rPr>
                <w:noProof/>
              </w:rPr>
              <w:instrText>HYPERLINK \l "_Toc165383208"</w:instrText>
            </w:r>
            <w:r w:rsidR="0003192A" w:rsidRPr="00B1258F">
              <w:rPr>
                <w:rStyle w:val="Lienhypertexte"/>
                <w:noProof/>
              </w:rPr>
              <w:instrText xml:space="preserve"> </w:instrText>
            </w:r>
            <w:r w:rsidR="0003192A" w:rsidRPr="00B1258F">
              <w:rPr>
                <w:rStyle w:val="Lienhypertexte"/>
                <w:noProof/>
              </w:rPr>
              <w:fldChar w:fldCharType="separate"/>
            </w:r>
            <w:r w:rsidR="0003192A" w:rsidRPr="00B1258F">
              <w:rPr>
                <w:rStyle w:val="Lienhypertexte"/>
                <w:noProof/>
              </w:rPr>
              <w:t>1</w:t>
            </w:r>
            <w:r w:rsidR="0003192A">
              <w:rPr>
                <w:rFonts w:asciiTheme="minorHAnsi" w:eastAsiaTheme="minorEastAsia" w:hAnsiTheme="minorHAnsi" w:cstheme="minorBidi"/>
                <w:noProof/>
                <w:lang w:eastAsia="fr-FR"/>
              </w:rPr>
              <w:tab/>
            </w:r>
            <w:r w:rsidR="0003192A" w:rsidRPr="00B1258F">
              <w:rPr>
                <w:rStyle w:val="Lienhypertexte"/>
                <w:noProof/>
              </w:rPr>
              <w:t>Le module DRE et ses concepts</w:t>
            </w:r>
            <w:r w:rsidR="0003192A">
              <w:rPr>
                <w:noProof/>
                <w:webHidden/>
              </w:rPr>
              <w:tab/>
            </w:r>
            <w:r w:rsidR="0003192A">
              <w:rPr>
                <w:noProof/>
                <w:webHidden/>
              </w:rPr>
              <w:fldChar w:fldCharType="begin"/>
            </w:r>
            <w:r w:rsidR="0003192A">
              <w:rPr>
                <w:noProof/>
                <w:webHidden/>
              </w:rPr>
              <w:instrText xml:space="preserve"> PAGEREF _Toc165383208 \h </w:instrText>
            </w:r>
          </w:ins>
          <w:r w:rsidR="0003192A">
            <w:rPr>
              <w:noProof/>
              <w:webHidden/>
            </w:rPr>
          </w:r>
          <w:r w:rsidR="0003192A">
            <w:rPr>
              <w:noProof/>
              <w:webHidden/>
            </w:rPr>
            <w:fldChar w:fldCharType="separate"/>
          </w:r>
          <w:ins w:id="2" w:author="COUTIN Stéphane" w:date="2024-04-30T15:26:00Z">
            <w:r w:rsidR="0003192A">
              <w:rPr>
                <w:noProof/>
                <w:webHidden/>
              </w:rPr>
              <w:t>4</w:t>
            </w:r>
            <w:r w:rsidR="0003192A">
              <w:rPr>
                <w:noProof/>
                <w:webHidden/>
              </w:rPr>
              <w:fldChar w:fldCharType="end"/>
            </w:r>
            <w:r w:rsidR="0003192A" w:rsidRPr="00B1258F">
              <w:rPr>
                <w:rStyle w:val="Lienhypertexte"/>
                <w:noProof/>
              </w:rPr>
              <w:fldChar w:fldCharType="end"/>
            </w:r>
          </w:ins>
        </w:p>
        <w:p w14:paraId="7522FEC4" w14:textId="10AD2BFB" w:rsidR="0003192A" w:rsidRDefault="0003192A">
          <w:pPr>
            <w:pStyle w:val="TM2"/>
            <w:tabs>
              <w:tab w:val="left" w:pos="850"/>
              <w:tab w:val="right" w:leader="dot" w:pos="9062"/>
            </w:tabs>
            <w:rPr>
              <w:ins w:id="3" w:author="COUTIN Stéphane" w:date="2024-04-30T15:26:00Z"/>
              <w:rFonts w:asciiTheme="minorHAnsi" w:eastAsiaTheme="minorEastAsia" w:hAnsiTheme="minorHAnsi" w:cstheme="minorBidi"/>
              <w:noProof/>
              <w:lang w:eastAsia="fr-FR"/>
            </w:rPr>
          </w:pPr>
          <w:ins w:id="4"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"_Toc165383209"</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1.1</w:t>
            </w:r>
            <w:r>
              <w:rPr>
                <w:rFonts w:asciiTheme="minorHAnsi" w:eastAsiaTheme="minorEastAsia" w:hAnsiTheme="minorHAnsi" w:cstheme="minorBidi"/>
                <w:noProof/>
                <w:lang w:eastAsia="fr-FR"/>
              </w:rPr>
              <w:tab/>
            </w:r>
            <w:r w:rsidRPr="00B1258F">
              <w:rPr>
                <w:rStyle w:val="Lienhypertexte"/>
                <w:noProof/>
              </w:rPr>
              <w:t>Les objectifs de DRE</w:t>
            </w:r>
            <w:r>
              <w:rPr>
                <w:noProof/>
                <w:webHidden/>
              </w:rPr>
              <w:tab/>
            </w:r>
            <w:r>
              <w:rPr>
                <w:noProof/>
                <w:webHidden/>
              </w:rPr>
              <w:fldChar w:fldCharType="begin"/>
            </w:r>
            <w:r>
              <w:rPr>
                <w:noProof/>
                <w:webHidden/>
              </w:rPr>
              <w:instrText xml:space="preserve"> PAGEREF _Toc165383209 \h </w:instrText>
            </w:r>
          </w:ins>
          <w:r>
            <w:rPr>
              <w:noProof/>
              <w:webHidden/>
            </w:rPr>
          </w:r>
          <w:r>
            <w:rPr>
              <w:noProof/>
              <w:webHidden/>
            </w:rPr>
            <w:fldChar w:fldCharType="separate"/>
          </w:r>
          <w:ins w:id="5" w:author="COUTIN Stéphane" w:date="2024-04-30T15:26:00Z">
            <w:r>
              <w:rPr>
                <w:noProof/>
                <w:webHidden/>
              </w:rPr>
              <w:t>4</w:t>
            </w:r>
            <w:r>
              <w:rPr>
                <w:noProof/>
                <w:webHidden/>
              </w:rPr>
              <w:fldChar w:fldCharType="end"/>
            </w:r>
            <w:r w:rsidRPr="00B1258F">
              <w:rPr>
                <w:rStyle w:val="Lienhypertexte"/>
                <w:noProof/>
              </w:rPr>
              <w:fldChar w:fldCharType="end"/>
            </w:r>
          </w:ins>
        </w:p>
        <w:p w14:paraId="5A948F3A" w14:textId="69BD854F" w:rsidR="0003192A" w:rsidRDefault="0003192A">
          <w:pPr>
            <w:pStyle w:val="TM2"/>
            <w:tabs>
              <w:tab w:val="left" w:pos="850"/>
              <w:tab w:val="right" w:leader="dot" w:pos="9062"/>
            </w:tabs>
            <w:rPr>
              <w:ins w:id="6" w:author="COUTIN Stéphane" w:date="2024-04-30T15:26:00Z"/>
              <w:rFonts w:asciiTheme="minorHAnsi" w:eastAsiaTheme="minorEastAsia" w:hAnsiTheme="minorHAnsi" w:cstheme="minorBidi"/>
              <w:noProof/>
              <w:lang w:eastAsia="fr-FR"/>
            </w:rPr>
          </w:pPr>
          <w:ins w:id="7"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"_Toc165383210"</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1.2</w:t>
            </w:r>
            <w:r>
              <w:rPr>
                <w:rFonts w:asciiTheme="minorHAnsi" w:eastAsiaTheme="minorEastAsia" w:hAnsiTheme="minorHAnsi" w:cstheme="minorBidi"/>
                <w:noProof/>
                <w:lang w:eastAsia="fr-FR"/>
              </w:rPr>
              <w:tab/>
            </w:r>
            <w:r w:rsidRPr="00B1258F">
              <w:rPr>
                <w:rStyle w:val="Lienhypertexte"/>
                <w:noProof/>
              </w:rPr>
              <w:t>Pas de rétro compatibilité des formats entre versions</w:t>
            </w:r>
            <w:r>
              <w:rPr>
                <w:noProof/>
                <w:webHidden/>
              </w:rPr>
              <w:tab/>
            </w:r>
            <w:r>
              <w:rPr>
                <w:noProof/>
                <w:webHidden/>
              </w:rPr>
              <w:fldChar w:fldCharType="begin"/>
            </w:r>
            <w:r>
              <w:rPr>
                <w:noProof/>
                <w:webHidden/>
              </w:rPr>
              <w:instrText xml:space="preserve"> PAGEREF _Toc165383210 \h </w:instrText>
            </w:r>
          </w:ins>
          <w:r>
            <w:rPr>
              <w:noProof/>
              <w:webHidden/>
            </w:rPr>
          </w:r>
          <w:r>
            <w:rPr>
              <w:noProof/>
              <w:webHidden/>
            </w:rPr>
            <w:fldChar w:fldCharType="separate"/>
          </w:r>
          <w:ins w:id="8" w:author="COUTIN Stéphane" w:date="2024-04-30T15:26:00Z">
            <w:r>
              <w:rPr>
                <w:noProof/>
                <w:webHidden/>
              </w:rPr>
              <w:t>4</w:t>
            </w:r>
            <w:r>
              <w:rPr>
                <w:noProof/>
                <w:webHidden/>
              </w:rPr>
              <w:fldChar w:fldCharType="end"/>
            </w:r>
            <w:r w:rsidRPr="00B1258F">
              <w:rPr>
                <w:rStyle w:val="Lienhypertexte"/>
                <w:noProof/>
              </w:rPr>
              <w:fldChar w:fldCharType="end"/>
            </w:r>
          </w:ins>
        </w:p>
        <w:p w14:paraId="10477ED0" w14:textId="71E5B524" w:rsidR="0003192A" w:rsidRDefault="0003192A">
          <w:pPr>
            <w:pStyle w:val="TM2"/>
            <w:tabs>
              <w:tab w:val="left" w:pos="850"/>
              <w:tab w:val="right" w:leader="dot" w:pos="9062"/>
            </w:tabs>
            <w:rPr>
              <w:ins w:id="9" w:author="COUTIN Stéphane" w:date="2024-04-30T15:26:00Z"/>
              <w:rFonts w:asciiTheme="minorHAnsi" w:eastAsiaTheme="minorEastAsia" w:hAnsiTheme="minorHAnsi" w:cstheme="minorBidi"/>
              <w:noProof/>
              <w:lang w:eastAsia="fr-FR"/>
            </w:rPr>
          </w:pPr>
          <w:ins w:id="10"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"_Toc165383211"</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1.3</w:t>
            </w:r>
            <w:r>
              <w:rPr>
                <w:rFonts w:asciiTheme="minorHAnsi" w:eastAsiaTheme="minorEastAsia" w:hAnsiTheme="minorHAnsi" w:cstheme="minorBidi"/>
                <w:noProof/>
                <w:lang w:eastAsia="fr-FR"/>
              </w:rPr>
              <w:tab/>
            </w:r>
            <w:r w:rsidRPr="00B1258F">
              <w:rPr>
                <w:rStyle w:val="Lienhypertexte"/>
                <w:noProof/>
              </w:rPr>
              <w:t>Principe de fonctionnement</w:t>
            </w:r>
            <w:r>
              <w:rPr>
                <w:noProof/>
                <w:webHidden/>
              </w:rPr>
              <w:tab/>
            </w:r>
            <w:r>
              <w:rPr>
                <w:noProof/>
                <w:webHidden/>
              </w:rPr>
              <w:fldChar w:fldCharType="begin"/>
            </w:r>
            <w:r>
              <w:rPr>
                <w:noProof/>
                <w:webHidden/>
              </w:rPr>
              <w:instrText xml:space="preserve"> PAGEREF _Toc165383211 \h </w:instrText>
            </w:r>
          </w:ins>
          <w:r>
            <w:rPr>
              <w:noProof/>
              <w:webHidden/>
            </w:rPr>
          </w:r>
          <w:r>
            <w:rPr>
              <w:noProof/>
              <w:webHidden/>
            </w:rPr>
            <w:fldChar w:fldCharType="separate"/>
          </w:r>
          <w:ins w:id="11" w:author="COUTIN Stéphane" w:date="2024-04-30T15:26:00Z">
            <w:r>
              <w:rPr>
                <w:noProof/>
                <w:webHidden/>
              </w:rPr>
              <w:t>4</w:t>
            </w:r>
            <w:r>
              <w:rPr>
                <w:noProof/>
                <w:webHidden/>
              </w:rPr>
              <w:fldChar w:fldCharType="end"/>
            </w:r>
            <w:r w:rsidRPr="00B1258F">
              <w:rPr>
                <w:rStyle w:val="Lienhypertexte"/>
                <w:noProof/>
              </w:rPr>
              <w:fldChar w:fldCharType="end"/>
            </w:r>
          </w:ins>
        </w:p>
        <w:p w14:paraId="21D8A3C4" w14:textId="725F5223" w:rsidR="0003192A" w:rsidRDefault="0003192A">
          <w:pPr>
            <w:pStyle w:val="TM1"/>
            <w:tabs>
              <w:tab w:val="left" w:pos="440"/>
              <w:tab w:val="right" w:leader="dot" w:pos="9062"/>
            </w:tabs>
            <w:rPr>
              <w:ins w:id="12" w:author="COUTIN Stéphane" w:date="2024-04-30T15:26:00Z"/>
              <w:rFonts w:asciiTheme="minorHAnsi" w:eastAsiaTheme="minorEastAsia" w:hAnsiTheme="minorHAnsi" w:cstheme="minorBidi"/>
              <w:noProof/>
              <w:lang w:eastAsia="fr-FR"/>
            </w:rPr>
          </w:pPr>
          <w:ins w:id="13"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"_Toc165383212"</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w:t>
            </w:r>
            <w:r>
              <w:rPr>
                <w:rFonts w:asciiTheme="minorHAnsi" w:eastAsiaTheme="minorEastAsia" w:hAnsiTheme="minorHAnsi" w:cstheme="minorBidi"/>
                <w:noProof/>
                <w:lang w:eastAsia="fr-FR"/>
              </w:rPr>
              <w:tab/>
            </w:r>
            <w:r w:rsidRPr="00B1258F">
              <w:rPr>
                <w:rStyle w:val="Lienhypertexte"/>
                <w:noProof/>
              </w:rPr>
              <w:t>Installation</w:t>
            </w:r>
            <w:r>
              <w:rPr>
                <w:noProof/>
                <w:webHidden/>
              </w:rPr>
              <w:tab/>
            </w:r>
            <w:r>
              <w:rPr>
                <w:noProof/>
                <w:webHidden/>
              </w:rPr>
              <w:fldChar w:fldCharType="begin"/>
            </w:r>
            <w:r>
              <w:rPr>
                <w:noProof/>
                <w:webHidden/>
              </w:rPr>
              <w:instrText xml:space="preserve"> PAGEREF _Toc165383212 \h </w:instrText>
            </w:r>
          </w:ins>
          <w:r>
            <w:rPr>
              <w:noProof/>
              <w:webHidden/>
            </w:rPr>
          </w:r>
          <w:r>
            <w:rPr>
              <w:noProof/>
              <w:webHidden/>
            </w:rPr>
            <w:fldChar w:fldCharType="separate"/>
          </w:r>
          <w:ins w:id="14" w:author="COUTIN Stéphane" w:date="2024-04-30T15:26:00Z">
            <w:r>
              <w:rPr>
                <w:noProof/>
                <w:webHidden/>
              </w:rPr>
              <w:t>6</w:t>
            </w:r>
            <w:r>
              <w:rPr>
                <w:noProof/>
                <w:webHidden/>
              </w:rPr>
              <w:fldChar w:fldCharType="end"/>
            </w:r>
            <w:r w:rsidRPr="00B1258F">
              <w:rPr>
                <w:rStyle w:val="Lienhypertexte"/>
                <w:noProof/>
              </w:rPr>
              <w:fldChar w:fldCharType="end"/>
            </w:r>
          </w:ins>
        </w:p>
        <w:p w14:paraId="0F0F6482" w14:textId="0E2D8225" w:rsidR="0003192A" w:rsidRDefault="0003192A">
          <w:pPr>
            <w:pStyle w:val="TM2"/>
            <w:tabs>
              <w:tab w:val="left" w:pos="850"/>
              <w:tab w:val="right" w:leader="dot" w:pos="9062"/>
            </w:tabs>
            <w:rPr>
              <w:ins w:id="15" w:author="COUTIN Stéphane" w:date="2024-04-30T15:26:00Z"/>
              <w:rFonts w:asciiTheme="minorHAnsi" w:eastAsiaTheme="minorEastAsia" w:hAnsiTheme="minorHAnsi" w:cstheme="minorBidi"/>
              <w:noProof/>
              <w:lang w:eastAsia="fr-FR"/>
            </w:rPr>
          </w:pPr>
          <w:ins w:id="16"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"_Toc165383213"</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2.1</w:t>
            </w:r>
            <w:r>
              <w:rPr>
                <w:rFonts w:asciiTheme="minorHAnsi" w:eastAsiaTheme="minorEastAsia" w:hAnsiTheme="minorHAnsi" w:cstheme="minorBidi"/>
                <w:noProof/>
                <w:lang w:eastAsia="fr-FR"/>
              </w:rPr>
              <w:tab/>
            </w:r>
            <w:r w:rsidRPr="00B1258F">
              <w:rPr>
                <w:rStyle w:val="Lienhypertexte"/>
                <w:noProof/>
              </w:rPr>
              <w:t>Pré requis administratif d’installation</w:t>
            </w:r>
            <w:r>
              <w:rPr>
                <w:noProof/>
                <w:webHidden/>
              </w:rPr>
              <w:tab/>
            </w:r>
            <w:r>
              <w:rPr>
                <w:noProof/>
                <w:webHidden/>
              </w:rPr>
              <w:fldChar w:fldCharType="begin"/>
            </w:r>
            <w:r>
              <w:rPr>
                <w:noProof/>
                <w:webHidden/>
              </w:rPr>
              <w:instrText xml:space="preserve"> PAGEREF _Toc165383213 \h </w:instrText>
            </w:r>
          </w:ins>
          <w:r>
            <w:rPr>
              <w:noProof/>
              <w:webHidden/>
            </w:rPr>
          </w:r>
          <w:r>
            <w:rPr>
              <w:noProof/>
              <w:webHidden/>
            </w:rPr>
            <w:fldChar w:fldCharType="separate"/>
          </w:r>
          <w:ins w:id="17" w:author="COUTIN Stéphane" w:date="2024-04-30T15:26:00Z">
            <w:r>
              <w:rPr>
                <w:noProof/>
                <w:webHidden/>
              </w:rPr>
              <w:t>6</w:t>
            </w:r>
            <w:r>
              <w:rPr>
                <w:noProof/>
                <w:webHidden/>
              </w:rPr>
              <w:fldChar w:fldCharType="end"/>
            </w:r>
            <w:r w:rsidRPr="00B1258F">
              <w:rPr>
                <w:rStyle w:val="Lienhypertexte"/>
                <w:noProof/>
              </w:rPr>
              <w:fldChar w:fldCharType="end"/>
            </w:r>
          </w:ins>
        </w:p>
        <w:p w14:paraId="5C8F7B95" w14:textId="6F2BC38D" w:rsidR="0003192A" w:rsidRDefault="0003192A">
          <w:pPr>
            <w:pStyle w:val="TM2"/>
            <w:tabs>
              <w:tab w:val="left" w:pos="850"/>
              <w:tab w:val="right" w:leader="dot" w:pos="9062"/>
            </w:tabs>
            <w:rPr>
              <w:ins w:id="18" w:author="COUTIN Stéphane" w:date="2024-04-30T15:26:00Z"/>
              <w:rFonts w:asciiTheme="minorHAnsi" w:eastAsiaTheme="minorEastAsia" w:hAnsiTheme="minorHAnsi" w:cstheme="minorBidi"/>
              <w:noProof/>
              <w:lang w:eastAsia="fr-FR"/>
            </w:rPr>
          </w:pPr>
          <w:ins w:id="19"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"_Toc165383214"</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2.2</w:t>
            </w:r>
            <w:r>
              <w:rPr>
                <w:rFonts w:asciiTheme="minorHAnsi" w:eastAsiaTheme="minorEastAsia" w:hAnsiTheme="minorHAnsi" w:cstheme="minorBidi"/>
                <w:noProof/>
                <w:lang w:eastAsia="fr-FR"/>
              </w:rPr>
              <w:tab/>
            </w:r>
            <w:r w:rsidRPr="00B1258F">
              <w:rPr>
                <w:rStyle w:val="Lienhypertexte"/>
                <w:noProof/>
              </w:rPr>
              <w:t>Pré requis technique d'installation</w:t>
            </w:r>
            <w:r>
              <w:rPr>
                <w:noProof/>
                <w:webHidden/>
              </w:rPr>
              <w:tab/>
            </w:r>
            <w:r>
              <w:rPr>
                <w:noProof/>
                <w:webHidden/>
              </w:rPr>
              <w:fldChar w:fldCharType="begin"/>
            </w:r>
            <w:r>
              <w:rPr>
                <w:noProof/>
                <w:webHidden/>
              </w:rPr>
              <w:instrText xml:space="preserve"> PAGEREF _Toc165383214 \h </w:instrText>
            </w:r>
          </w:ins>
          <w:r>
            <w:rPr>
              <w:noProof/>
              <w:webHidden/>
            </w:rPr>
          </w:r>
          <w:r>
            <w:rPr>
              <w:noProof/>
              <w:webHidden/>
            </w:rPr>
            <w:fldChar w:fldCharType="separate"/>
          </w:r>
          <w:ins w:id="20" w:author="COUTIN Stéphane" w:date="2024-04-30T15:26:00Z">
            <w:r>
              <w:rPr>
                <w:noProof/>
                <w:webHidden/>
              </w:rPr>
              <w:t>6</w:t>
            </w:r>
            <w:r>
              <w:rPr>
                <w:noProof/>
                <w:webHidden/>
              </w:rPr>
              <w:fldChar w:fldCharType="end"/>
            </w:r>
            <w:r w:rsidRPr="00B1258F">
              <w:rPr>
                <w:rStyle w:val="Lienhypertexte"/>
                <w:noProof/>
              </w:rPr>
              <w:fldChar w:fldCharType="end"/>
            </w:r>
          </w:ins>
        </w:p>
        <w:p w14:paraId="0784F15A" w14:textId="72B5979F" w:rsidR="0003192A" w:rsidRDefault="0003192A">
          <w:pPr>
            <w:pStyle w:val="TM2"/>
            <w:tabs>
              <w:tab w:val="left" w:pos="850"/>
              <w:tab w:val="right" w:leader="dot" w:pos="9062"/>
            </w:tabs>
            <w:rPr>
              <w:ins w:id="21" w:author="COUTIN Stéphane" w:date="2024-04-30T15:26:00Z"/>
              <w:rFonts w:asciiTheme="minorHAnsi" w:eastAsiaTheme="minorEastAsia" w:hAnsiTheme="minorHAnsi" w:cstheme="minorBidi"/>
              <w:noProof/>
              <w:lang w:eastAsia="fr-FR"/>
            </w:rPr>
          </w:pPr>
          <w:ins w:id="22"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"_Toc165383215"</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2.3</w:t>
            </w:r>
            <w:r>
              <w:rPr>
                <w:rFonts w:asciiTheme="minorHAnsi" w:eastAsiaTheme="minorEastAsia" w:hAnsiTheme="minorHAnsi" w:cstheme="minorBidi"/>
                <w:noProof/>
                <w:lang w:eastAsia="fr-FR"/>
              </w:rPr>
              <w:tab/>
            </w:r>
            <w:r w:rsidRPr="00B1258F">
              <w:rPr>
                <w:rStyle w:val="Lienhypertexte"/>
                <w:noProof/>
              </w:rPr>
              <w:t>Mode opératoire de mise à jour de la base DRE</w:t>
            </w:r>
            <w:r>
              <w:rPr>
                <w:noProof/>
                <w:webHidden/>
              </w:rPr>
              <w:tab/>
            </w:r>
            <w:r>
              <w:rPr>
                <w:noProof/>
                <w:webHidden/>
              </w:rPr>
              <w:fldChar w:fldCharType="begin"/>
            </w:r>
            <w:r>
              <w:rPr>
                <w:noProof/>
                <w:webHidden/>
              </w:rPr>
              <w:instrText xml:space="preserve"> PAGEREF _Toc165383215 \h </w:instrText>
            </w:r>
          </w:ins>
          <w:r>
            <w:rPr>
              <w:noProof/>
              <w:webHidden/>
            </w:rPr>
          </w:r>
          <w:r>
            <w:rPr>
              <w:noProof/>
              <w:webHidden/>
            </w:rPr>
            <w:fldChar w:fldCharType="separate"/>
          </w:r>
          <w:ins w:id="23" w:author="COUTIN Stéphane" w:date="2024-04-30T15:26:00Z">
            <w:r>
              <w:rPr>
                <w:noProof/>
                <w:webHidden/>
              </w:rPr>
              <w:t>6</w:t>
            </w:r>
            <w:r>
              <w:rPr>
                <w:noProof/>
                <w:webHidden/>
              </w:rPr>
              <w:fldChar w:fldCharType="end"/>
            </w:r>
            <w:r w:rsidRPr="00B1258F">
              <w:rPr>
                <w:rStyle w:val="Lienhypertexte"/>
                <w:noProof/>
              </w:rPr>
              <w:fldChar w:fldCharType="end"/>
            </w:r>
          </w:ins>
        </w:p>
        <w:p w14:paraId="122BC498" w14:textId="4EDE2E80" w:rsidR="0003192A" w:rsidRDefault="0003192A">
          <w:pPr>
            <w:pStyle w:val="TM3"/>
            <w:tabs>
              <w:tab w:val="left" w:pos="1134"/>
              <w:tab w:val="right" w:leader="dot" w:pos="9062"/>
            </w:tabs>
            <w:rPr>
              <w:ins w:id="24" w:author="COUTIN Stéphane" w:date="2024-04-30T15:26:00Z"/>
              <w:rFonts w:asciiTheme="minorHAnsi" w:eastAsiaTheme="minorEastAsia" w:hAnsiTheme="minorHAnsi" w:cstheme="minorBidi"/>
              <w:noProof/>
              <w:lang w:eastAsia="fr-FR"/>
            </w:rPr>
          </w:pPr>
          <w:ins w:id="25"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"_Toc165383216"</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2.3.1</w:t>
            </w:r>
            <w:r>
              <w:rPr>
                <w:rFonts w:asciiTheme="minorHAnsi" w:eastAsiaTheme="minorEastAsia" w:hAnsiTheme="minorHAnsi" w:cstheme="minorBidi"/>
                <w:noProof/>
                <w:lang w:eastAsia="fr-FR"/>
              </w:rPr>
              <w:tab/>
            </w:r>
            <w:r w:rsidRPr="00B1258F">
              <w:rPr>
                <w:rStyle w:val="Lienhypertexte"/>
                <w:noProof/>
              </w:rPr>
              <w:t>Mise à disposition des données</w:t>
            </w:r>
            <w:r>
              <w:rPr>
                <w:noProof/>
                <w:webHidden/>
              </w:rPr>
              <w:tab/>
            </w:r>
            <w:r>
              <w:rPr>
                <w:noProof/>
                <w:webHidden/>
              </w:rPr>
              <w:fldChar w:fldCharType="begin"/>
            </w:r>
            <w:r>
              <w:rPr>
                <w:noProof/>
                <w:webHidden/>
              </w:rPr>
              <w:instrText xml:space="preserve"> PAGEREF _Toc165383216 \h </w:instrText>
            </w:r>
          </w:ins>
          <w:r>
            <w:rPr>
              <w:noProof/>
              <w:webHidden/>
            </w:rPr>
          </w:r>
          <w:r>
            <w:rPr>
              <w:noProof/>
              <w:webHidden/>
            </w:rPr>
            <w:fldChar w:fldCharType="separate"/>
          </w:r>
          <w:ins w:id="26" w:author="COUTIN Stéphane" w:date="2024-04-30T15:26:00Z">
            <w:r>
              <w:rPr>
                <w:noProof/>
                <w:webHidden/>
              </w:rPr>
              <w:t>7</w:t>
            </w:r>
            <w:r>
              <w:rPr>
                <w:noProof/>
                <w:webHidden/>
              </w:rPr>
              <w:fldChar w:fldCharType="end"/>
            </w:r>
            <w:r w:rsidRPr="00B1258F">
              <w:rPr>
                <w:rStyle w:val="Lienhypertexte"/>
                <w:noProof/>
              </w:rPr>
              <w:fldChar w:fldCharType="end"/>
            </w:r>
          </w:ins>
        </w:p>
        <w:p w14:paraId="3421A5DB" w14:textId="324922EE" w:rsidR="0003192A" w:rsidRDefault="0003192A">
          <w:pPr>
            <w:pStyle w:val="TM3"/>
            <w:tabs>
              <w:tab w:val="left" w:pos="1134"/>
              <w:tab w:val="right" w:leader="dot" w:pos="9062"/>
            </w:tabs>
            <w:rPr>
              <w:ins w:id="27" w:author="COUTIN Stéphane" w:date="2024-04-30T15:26:00Z"/>
              <w:rFonts w:asciiTheme="minorHAnsi" w:eastAsiaTheme="minorEastAsia" w:hAnsiTheme="minorHAnsi" w:cstheme="minorBidi"/>
              <w:noProof/>
              <w:lang w:eastAsia="fr-FR"/>
            </w:rPr>
          </w:pPr>
          <w:ins w:id="28"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"_Toc165383217"</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2.3.2</w:t>
            </w:r>
            <w:r>
              <w:rPr>
                <w:rFonts w:asciiTheme="minorHAnsi" w:eastAsiaTheme="minorEastAsia" w:hAnsiTheme="minorHAnsi" w:cstheme="minorBidi"/>
                <w:noProof/>
                <w:lang w:eastAsia="fr-FR"/>
              </w:rPr>
              <w:tab/>
            </w:r>
            <w:r w:rsidRPr="00B1258F">
              <w:rPr>
                <w:rStyle w:val="Lienhypertexte"/>
                <w:noProof/>
              </w:rPr>
              <w:t>Fichier d’indication de la version de DRE</w:t>
            </w:r>
            <w:r>
              <w:rPr>
                <w:noProof/>
                <w:webHidden/>
              </w:rPr>
              <w:tab/>
            </w:r>
            <w:r>
              <w:rPr>
                <w:noProof/>
                <w:webHidden/>
              </w:rPr>
              <w:fldChar w:fldCharType="begin"/>
            </w:r>
            <w:r>
              <w:rPr>
                <w:noProof/>
                <w:webHidden/>
              </w:rPr>
              <w:instrText xml:space="preserve"> PAGEREF _Toc165383217 \h </w:instrText>
            </w:r>
          </w:ins>
          <w:r>
            <w:rPr>
              <w:noProof/>
              <w:webHidden/>
            </w:rPr>
          </w:r>
          <w:r>
            <w:rPr>
              <w:noProof/>
              <w:webHidden/>
            </w:rPr>
            <w:fldChar w:fldCharType="separate"/>
          </w:r>
          <w:ins w:id="29" w:author="COUTIN Stéphane" w:date="2024-04-30T15:26:00Z">
            <w:r>
              <w:rPr>
                <w:noProof/>
                <w:webHidden/>
              </w:rPr>
              <w:t>7</w:t>
            </w:r>
            <w:r>
              <w:rPr>
                <w:noProof/>
                <w:webHidden/>
              </w:rPr>
              <w:fldChar w:fldCharType="end"/>
            </w:r>
            <w:r w:rsidRPr="00B1258F">
              <w:rPr>
                <w:rStyle w:val="Lienhypertexte"/>
                <w:noProof/>
              </w:rPr>
              <w:fldChar w:fldCharType="end"/>
            </w:r>
          </w:ins>
        </w:p>
        <w:p w14:paraId="09E4839A" w14:textId="639D0A9F" w:rsidR="0003192A" w:rsidRDefault="0003192A">
          <w:pPr>
            <w:pStyle w:val="TM3"/>
            <w:tabs>
              <w:tab w:val="left" w:pos="1134"/>
              <w:tab w:val="right" w:leader="dot" w:pos="9062"/>
            </w:tabs>
            <w:rPr>
              <w:ins w:id="30" w:author="COUTIN Stéphane" w:date="2024-04-30T15:26:00Z"/>
              <w:rFonts w:asciiTheme="minorHAnsi" w:eastAsiaTheme="minorEastAsia" w:hAnsiTheme="minorHAnsi" w:cstheme="minorBidi"/>
              <w:noProof/>
              <w:lang w:eastAsia="fr-FR"/>
            </w:rPr>
          </w:pPr>
          <w:ins w:id="31"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"_Toc165383218"</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2.3.3</w:t>
            </w:r>
            <w:r>
              <w:rPr>
                <w:rFonts w:asciiTheme="minorHAnsi" w:eastAsiaTheme="minorEastAsia" w:hAnsiTheme="minorHAnsi" w:cstheme="minorBidi"/>
                <w:noProof/>
                <w:lang w:eastAsia="fr-FR"/>
              </w:rPr>
              <w:tab/>
            </w:r>
            <w:r w:rsidRPr="00B1258F">
              <w:rPr>
                <w:rStyle w:val="Lienhypertexte"/>
                <w:noProof/>
              </w:rPr>
              <w:t>Création de la base DRE en établissement</w:t>
            </w:r>
            <w:r>
              <w:rPr>
                <w:noProof/>
                <w:webHidden/>
              </w:rPr>
              <w:tab/>
            </w:r>
            <w:r>
              <w:rPr>
                <w:noProof/>
                <w:webHidden/>
              </w:rPr>
              <w:fldChar w:fldCharType="begin"/>
            </w:r>
            <w:r>
              <w:rPr>
                <w:noProof/>
                <w:webHidden/>
              </w:rPr>
              <w:instrText xml:space="preserve"> PAGEREF _Toc165383218 \h </w:instrText>
            </w:r>
          </w:ins>
          <w:r>
            <w:rPr>
              <w:noProof/>
              <w:webHidden/>
            </w:rPr>
          </w:r>
          <w:r>
            <w:rPr>
              <w:noProof/>
              <w:webHidden/>
            </w:rPr>
            <w:fldChar w:fldCharType="separate"/>
          </w:r>
          <w:ins w:id="32" w:author="COUTIN Stéphane" w:date="2024-04-30T15:26:00Z">
            <w:r>
              <w:rPr>
                <w:noProof/>
                <w:webHidden/>
              </w:rPr>
              <w:t>8</w:t>
            </w:r>
            <w:r>
              <w:rPr>
                <w:noProof/>
                <w:webHidden/>
              </w:rPr>
              <w:fldChar w:fldCharType="end"/>
            </w:r>
            <w:r w:rsidRPr="00B1258F">
              <w:rPr>
                <w:rStyle w:val="Lienhypertexte"/>
                <w:noProof/>
              </w:rPr>
              <w:fldChar w:fldCharType="end"/>
            </w:r>
          </w:ins>
        </w:p>
        <w:p w14:paraId="1E995189" w14:textId="2174ECBE" w:rsidR="0003192A" w:rsidRDefault="0003192A">
          <w:pPr>
            <w:pStyle w:val="TM2"/>
            <w:tabs>
              <w:tab w:val="left" w:pos="850"/>
              <w:tab w:val="right" w:leader="dot" w:pos="9062"/>
            </w:tabs>
            <w:rPr>
              <w:ins w:id="33" w:author="COUTIN Stéphane" w:date="2024-04-30T15:26:00Z"/>
              <w:rFonts w:asciiTheme="minorHAnsi" w:eastAsiaTheme="minorEastAsia" w:hAnsiTheme="minorHAnsi" w:cstheme="minorBidi"/>
              <w:noProof/>
              <w:lang w:eastAsia="fr-FR"/>
            </w:rPr>
          </w:pPr>
          <w:ins w:id="34"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"_Toc165383219"</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2.4</w:t>
            </w:r>
            <w:r>
              <w:rPr>
                <w:rFonts w:asciiTheme="minorHAnsi" w:eastAsiaTheme="minorEastAsia" w:hAnsiTheme="minorHAnsi" w:cstheme="minorBidi"/>
                <w:noProof/>
                <w:lang w:eastAsia="fr-FR"/>
              </w:rPr>
              <w:tab/>
            </w:r>
            <w:r w:rsidRPr="00B1258F">
              <w:rPr>
                <w:rStyle w:val="Lienhypertexte"/>
                <w:noProof/>
              </w:rPr>
              <w:t>Personnalisation de DRE</w:t>
            </w:r>
            <w:r>
              <w:rPr>
                <w:noProof/>
                <w:webHidden/>
              </w:rPr>
              <w:tab/>
            </w:r>
            <w:r>
              <w:rPr>
                <w:noProof/>
                <w:webHidden/>
              </w:rPr>
              <w:fldChar w:fldCharType="begin"/>
            </w:r>
            <w:r>
              <w:rPr>
                <w:noProof/>
                <w:webHidden/>
              </w:rPr>
              <w:instrText xml:space="preserve"> PAGEREF _Toc165383219 \h </w:instrText>
            </w:r>
          </w:ins>
          <w:r>
            <w:rPr>
              <w:noProof/>
              <w:webHidden/>
            </w:rPr>
          </w:r>
          <w:r>
            <w:rPr>
              <w:noProof/>
              <w:webHidden/>
            </w:rPr>
            <w:fldChar w:fldCharType="separate"/>
          </w:r>
          <w:ins w:id="35" w:author="COUTIN Stéphane" w:date="2024-04-30T15:26:00Z">
            <w:r>
              <w:rPr>
                <w:noProof/>
                <w:webHidden/>
              </w:rPr>
              <w:t>8</w:t>
            </w:r>
            <w:r>
              <w:rPr>
                <w:noProof/>
                <w:webHidden/>
              </w:rPr>
              <w:fldChar w:fldCharType="end"/>
            </w:r>
            <w:r w:rsidRPr="00B1258F">
              <w:rPr>
                <w:rStyle w:val="Lienhypertexte"/>
                <w:noProof/>
              </w:rPr>
              <w:fldChar w:fldCharType="end"/>
            </w:r>
          </w:ins>
        </w:p>
        <w:p w14:paraId="7AD9BD26" w14:textId="6B5D2708" w:rsidR="0003192A" w:rsidRDefault="0003192A">
          <w:pPr>
            <w:pStyle w:val="TM1"/>
            <w:tabs>
              <w:tab w:val="left" w:pos="440"/>
              <w:tab w:val="right" w:leader="dot" w:pos="9062"/>
            </w:tabs>
            <w:rPr>
              <w:ins w:id="36" w:author="COUTIN Stéphane" w:date="2024-04-30T15:26:00Z"/>
              <w:rFonts w:asciiTheme="minorHAnsi" w:eastAsiaTheme="minorEastAsia" w:hAnsiTheme="minorHAnsi" w:cstheme="minorBidi"/>
              <w:noProof/>
              <w:lang w:eastAsia="fr-FR"/>
            </w:rPr>
          </w:pPr>
          <w:ins w:id="37"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"_Toc165383220"</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3</w:t>
            </w:r>
            <w:r>
              <w:rPr>
                <w:rFonts w:asciiTheme="minorHAnsi" w:eastAsiaTheme="minorEastAsia" w:hAnsiTheme="minorHAnsi" w:cstheme="minorBidi"/>
                <w:noProof/>
                <w:lang w:eastAsia="fr-FR"/>
              </w:rPr>
              <w:tab/>
            </w:r>
            <w:r w:rsidRPr="00B1258F">
              <w:rPr>
                <w:rStyle w:val="Lienhypertexte"/>
                <w:noProof/>
              </w:rPr>
              <w:t>Les données</w:t>
            </w:r>
            <w:r>
              <w:rPr>
                <w:noProof/>
                <w:webHidden/>
              </w:rPr>
              <w:tab/>
            </w:r>
            <w:r>
              <w:rPr>
                <w:noProof/>
                <w:webHidden/>
              </w:rPr>
              <w:fldChar w:fldCharType="begin"/>
            </w:r>
            <w:r>
              <w:rPr>
                <w:noProof/>
                <w:webHidden/>
              </w:rPr>
              <w:instrText xml:space="preserve"> PAGEREF _Toc165383220 \h </w:instrText>
            </w:r>
          </w:ins>
          <w:r>
            <w:rPr>
              <w:noProof/>
              <w:webHidden/>
            </w:rPr>
          </w:r>
          <w:r>
            <w:rPr>
              <w:noProof/>
              <w:webHidden/>
            </w:rPr>
            <w:fldChar w:fldCharType="separate"/>
          </w:r>
          <w:ins w:id="38" w:author="COUTIN Stéphane" w:date="2024-04-30T15:26:00Z">
            <w:r>
              <w:rPr>
                <w:noProof/>
                <w:webHidden/>
              </w:rPr>
              <w:t>9</w:t>
            </w:r>
            <w:r>
              <w:rPr>
                <w:noProof/>
                <w:webHidden/>
              </w:rPr>
              <w:fldChar w:fldCharType="end"/>
            </w:r>
            <w:r w:rsidRPr="00B1258F">
              <w:rPr>
                <w:rStyle w:val="Lienhypertexte"/>
                <w:noProof/>
              </w:rPr>
              <w:fldChar w:fldCharType="end"/>
            </w:r>
          </w:ins>
        </w:p>
        <w:p w14:paraId="0E3A467B" w14:textId="283388B5" w:rsidR="0003192A" w:rsidRDefault="0003192A">
          <w:pPr>
            <w:pStyle w:val="TM2"/>
            <w:tabs>
              <w:tab w:val="left" w:pos="850"/>
              <w:tab w:val="right" w:leader="dot" w:pos="9062"/>
            </w:tabs>
            <w:rPr>
              <w:ins w:id="39" w:author="COUTIN Stéphane" w:date="2024-04-30T15:26:00Z"/>
              <w:rFonts w:asciiTheme="minorHAnsi" w:eastAsiaTheme="minorEastAsia" w:hAnsiTheme="minorHAnsi" w:cstheme="minorBidi"/>
              <w:noProof/>
              <w:lang w:eastAsia="fr-FR"/>
            </w:rPr>
          </w:pPr>
          <w:ins w:id="40"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"_Toc165383221"</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3.1</w:t>
            </w:r>
            <w:r>
              <w:rPr>
                <w:rFonts w:asciiTheme="minorHAnsi" w:eastAsiaTheme="minorEastAsia" w:hAnsiTheme="minorHAnsi" w:cstheme="minorBidi"/>
                <w:noProof/>
                <w:lang w:eastAsia="fr-FR"/>
              </w:rPr>
              <w:tab/>
            </w:r>
            <w:r w:rsidRPr="00B1258F">
              <w:rPr>
                <w:rStyle w:val="Lienhypertexte"/>
                <w:noProof/>
              </w:rPr>
              <w:t>Les Bdd constituant DRE</w:t>
            </w:r>
            <w:r>
              <w:rPr>
                <w:noProof/>
                <w:webHidden/>
              </w:rPr>
              <w:tab/>
            </w:r>
            <w:r>
              <w:rPr>
                <w:noProof/>
                <w:webHidden/>
              </w:rPr>
              <w:fldChar w:fldCharType="begin"/>
            </w:r>
            <w:r>
              <w:rPr>
                <w:noProof/>
                <w:webHidden/>
              </w:rPr>
              <w:instrText xml:space="preserve"> PAGEREF _Toc165383221 \h </w:instrText>
            </w:r>
          </w:ins>
          <w:r>
            <w:rPr>
              <w:noProof/>
              <w:webHidden/>
            </w:rPr>
          </w:r>
          <w:r>
            <w:rPr>
              <w:noProof/>
              <w:webHidden/>
            </w:rPr>
            <w:fldChar w:fldCharType="separate"/>
          </w:r>
          <w:ins w:id="41" w:author="COUTIN Stéphane" w:date="2024-04-30T15:26:00Z">
            <w:r>
              <w:rPr>
                <w:noProof/>
                <w:webHidden/>
              </w:rPr>
              <w:t>9</w:t>
            </w:r>
            <w:r>
              <w:rPr>
                <w:noProof/>
                <w:webHidden/>
              </w:rPr>
              <w:fldChar w:fldCharType="end"/>
            </w:r>
            <w:r w:rsidRPr="00B1258F">
              <w:rPr>
                <w:rStyle w:val="Lienhypertexte"/>
                <w:noProof/>
              </w:rPr>
              <w:fldChar w:fldCharType="end"/>
            </w:r>
          </w:ins>
        </w:p>
        <w:p w14:paraId="6CAE90E8" w14:textId="28143EBB" w:rsidR="0003192A" w:rsidRDefault="0003192A">
          <w:pPr>
            <w:pStyle w:val="TM2"/>
            <w:tabs>
              <w:tab w:val="left" w:pos="850"/>
              <w:tab w:val="right" w:leader="dot" w:pos="9062"/>
            </w:tabs>
            <w:rPr>
              <w:ins w:id="42" w:author="COUTIN Stéphane" w:date="2024-04-30T15:26:00Z"/>
              <w:rFonts w:asciiTheme="minorHAnsi" w:eastAsiaTheme="minorEastAsia" w:hAnsiTheme="minorHAnsi" w:cstheme="minorBidi"/>
              <w:noProof/>
              <w:lang w:eastAsia="fr-FR"/>
            </w:rPr>
          </w:pPr>
          <w:ins w:id="43"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"_Toc165383222"</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3.2</w:t>
            </w:r>
            <w:r>
              <w:rPr>
                <w:rFonts w:asciiTheme="minorHAnsi" w:eastAsiaTheme="minorEastAsia" w:hAnsiTheme="minorHAnsi" w:cstheme="minorBidi"/>
                <w:noProof/>
                <w:lang w:eastAsia="fr-FR"/>
              </w:rPr>
              <w:tab/>
            </w:r>
            <w:r w:rsidRPr="00B1258F">
              <w:rPr>
                <w:rStyle w:val="Lienhypertexte"/>
                <w:noProof/>
              </w:rPr>
              <w:t>Modèle de données</w:t>
            </w:r>
            <w:r>
              <w:rPr>
                <w:noProof/>
                <w:webHidden/>
              </w:rPr>
              <w:tab/>
            </w:r>
            <w:r>
              <w:rPr>
                <w:noProof/>
                <w:webHidden/>
              </w:rPr>
              <w:fldChar w:fldCharType="begin"/>
            </w:r>
            <w:r>
              <w:rPr>
                <w:noProof/>
                <w:webHidden/>
              </w:rPr>
              <w:instrText xml:space="preserve"> PAGEREF _Toc165383222 \h </w:instrText>
            </w:r>
          </w:ins>
          <w:r>
            <w:rPr>
              <w:noProof/>
              <w:webHidden/>
            </w:rPr>
          </w:r>
          <w:r>
            <w:rPr>
              <w:noProof/>
              <w:webHidden/>
            </w:rPr>
            <w:fldChar w:fldCharType="separate"/>
          </w:r>
          <w:ins w:id="44" w:author="COUTIN Stéphane" w:date="2024-04-30T15:26:00Z">
            <w:r>
              <w:rPr>
                <w:noProof/>
                <w:webHidden/>
              </w:rPr>
              <w:t>9</w:t>
            </w:r>
            <w:r>
              <w:rPr>
                <w:noProof/>
                <w:webHidden/>
              </w:rPr>
              <w:fldChar w:fldCharType="end"/>
            </w:r>
            <w:r w:rsidRPr="00B1258F">
              <w:rPr>
                <w:rStyle w:val="Lienhypertexte"/>
                <w:noProof/>
              </w:rPr>
              <w:fldChar w:fldCharType="end"/>
            </w:r>
          </w:ins>
        </w:p>
        <w:p w14:paraId="7FFA0545" w14:textId="2A09B8DD" w:rsidR="0003192A" w:rsidRDefault="0003192A">
          <w:pPr>
            <w:pStyle w:val="TM1"/>
            <w:tabs>
              <w:tab w:val="left" w:pos="440"/>
              <w:tab w:val="right" w:leader="dot" w:pos="9062"/>
            </w:tabs>
            <w:rPr>
              <w:ins w:id="45" w:author="COUTIN Stéphane" w:date="2024-04-30T15:26:00Z"/>
              <w:rFonts w:asciiTheme="minorHAnsi" w:eastAsiaTheme="minorEastAsia" w:hAnsiTheme="minorHAnsi" w:cstheme="minorBidi"/>
              <w:noProof/>
              <w:lang w:eastAsia="fr-FR"/>
            </w:rPr>
          </w:pPr>
          <w:ins w:id="46"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"_Toc165383223"</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w:t>
            </w:r>
            <w:r>
              <w:rPr>
                <w:rFonts w:asciiTheme="minorHAnsi" w:eastAsiaTheme="minorEastAsia" w:hAnsiTheme="minorHAnsi" w:cstheme="minorBidi"/>
                <w:noProof/>
                <w:lang w:eastAsia="fr-FR"/>
              </w:rPr>
              <w:tab/>
            </w:r>
            <w:r w:rsidRPr="00B1258F">
              <w:rPr>
                <w:rStyle w:val="Lienhypertexte"/>
                <w:noProof/>
              </w:rPr>
              <w:t>Utilisation de DRE</w:t>
            </w:r>
            <w:r>
              <w:rPr>
                <w:noProof/>
                <w:webHidden/>
              </w:rPr>
              <w:tab/>
            </w:r>
            <w:r>
              <w:rPr>
                <w:noProof/>
                <w:webHidden/>
              </w:rPr>
              <w:fldChar w:fldCharType="begin"/>
            </w:r>
            <w:r>
              <w:rPr>
                <w:noProof/>
                <w:webHidden/>
              </w:rPr>
              <w:instrText xml:space="preserve"> PAGEREF _Toc165383223 \h </w:instrText>
            </w:r>
          </w:ins>
          <w:r>
            <w:rPr>
              <w:noProof/>
              <w:webHidden/>
            </w:rPr>
          </w:r>
          <w:r>
            <w:rPr>
              <w:noProof/>
              <w:webHidden/>
            </w:rPr>
            <w:fldChar w:fldCharType="separate"/>
          </w:r>
          <w:ins w:id="47" w:author="COUTIN Stéphane" w:date="2024-04-30T15:26:00Z">
            <w:r>
              <w:rPr>
                <w:noProof/>
                <w:webHidden/>
              </w:rPr>
              <w:t>10</w:t>
            </w:r>
            <w:r>
              <w:rPr>
                <w:noProof/>
                <w:webHidden/>
              </w:rPr>
              <w:fldChar w:fldCharType="end"/>
            </w:r>
            <w:r w:rsidRPr="00B1258F">
              <w:rPr>
                <w:rStyle w:val="Lienhypertexte"/>
                <w:noProof/>
              </w:rPr>
              <w:fldChar w:fldCharType="end"/>
            </w:r>
          </w:ins>
        </w:p>
        <w:p w14:paraId="35A924F9" w14:textId="06ADC2AA" w:rsidR="0003192A" w:rsidRDefault="0003192A">
          <w:pPr>
            <w:pStyle w:val="TM2"/>
            <w:tabs>
              <w:tab w:val="left" w:pos="850"/>
              <w:tab w:val="right" w:leader="dot" w:pos="9062"/>
            </w:tabs>
            <w:rPr>
              <w:ins w:id="48" w:author="COUTIN Stéphane" w:date="2024-04-30T15:26:00Z"/>
              <w:rFonts w:asciiTheme="minorHAnsi" w:eastAsiaTheme="minorEastAsia" w:hAnsiTheme="minorHAnsi" w:cstheme="minorBidi"/>
              <w:noProof/>
              <w:lang w:eastAsia="fr-FR"/>
            </w:rPr>
          </w:pPr>
          <w:ins w:id="49"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"_Toc165383224"</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4.1</w:t>
            </w:r>
            <w:r>
              <w:rPr>
                <w:rFonts w:asciiTheme="minorHAnsi" w:eastAsiaTheme="minorEastAsia" w:hAnsiTheme="minorHAnsi" w:cstheme="minorBidi"/>
                <w:noProof/>
                <w:lang w:eastAsia="fr-FR"/>
              </w:rPr>
              <w:tab/>
            </w:r>
            <w:r w:rsidRPr="00B1258F">
              <w:rPr>
                <w:rStyle w:val="Lienhypertexte"/>
                <w:noProof/>
              </w:rPr>
              <w:t>Usage</w:t>
            </w:r>
            <w:r>
              <w:rPr>
                <w:noProof/>
                <w:webHidden/>
              </w:rPr>
              <w:tab/>
            </w:r>
            <w:r>
              <w:rPr>
                <w:noProof/>
                <w:webHidden/>
              </w:rPr>
              <w:fldChar w:fldCharType="begin"/>
            </w:r>
            <w:r>
              <w:rPr>
                <w:noProof/>
                <w:webHidden/>
              </w:rPr>
              <w:instrText xml:space="preserve"> PAGEREF _Toc165383224 \h </w:instrText>
            </w:r>
          </w:ins>
          <w:r>
            <w:rPr>
              <w:noProof/>
              <w:webHidden/>
            </w:rPr>
          </w:r>
          <w:r>
            <w:rPr>
              <w:noProof/>
              <w:webHidden/>
            </w:rPr>
            <w:fldChar w:fldCharType="separate"/>
          </w:r>
          <w:ins w:id="50" w:author="COUTIN Stéphane" w:date="2024-04-30T15:26:00Z">
            <w:r>
              <w:rPr>
                <w:noProof/>
                <w:webHidden/>
              </w:rPr>
              <w:t>10</w:t>
            </w:r>
            <w:r>
              <w:rPr>
                <w:noProof/>
                <w:webHidden/>
              </w:rPr>
              <w:fldChar w:fldCharType="end"/>
            </w:r>
            <w:r w:rsidRPr="00B1258F">
              <w:rPr>
                <w:rStyle w:val="Lienhypertexte"/>
                <w:noProof/>
              </w:rPr>
              <w:fldChar w:fldCharType="end"/>
            </w:r>
          </w:ins>
        </w:p>
        <w:p w14:paraId="34FC3681" w14:textId="44F8B563" w:rsidR="0003192A" w:rsidRDefault="0003192A">
          <w:pPr>
            <w:pStyle w:val="TM2"/>
            <w:tabs>
              <w:tab w:val="left" w:pos="850"/>
              <w:tab w:val="right" w:leader="dot" w:pos="9062"/>
            </w:tabs>
            <w:rPr>
              <w:ins w:id="51" w:author="COUTIN Stéphane" w:date="2024-04-30T15:26:00Z"/>
              <w:rFonts w:asciiTheme="minorHAnsi" w:eastAsiaTheme="minorEastAsia" w:hAnsiTheme="minorHAnsi" w:cstheme="minorBidi"/>
              <w:noProof/>
              <w:lang w:eastAsia="fr-FR"/>
            </w:rPr>
          </w:pPr>
          <w:ins w:id="52"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"_Toc165383225"</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4.2</w:t>
            </w:r>
            <w:r>
              <w:rPr>
                <w:rFonts w:asciiTheme="minorHAnsi" w:eastAsiaTheme="minorEastAsia" w:hAnsiTheme="minorHAnsi" w:cstheme="minorBidi"/>
                <w:noProof/>
                <w:lang w:eastAsia="fr-FR"/>
              </w:rPr>
              <w:tab/>
            </w:r>
            <w:r w:rsidRPr="00B1258F">
              <w:rPr>
                <w:rStyle w:val="Lienhypertexte"/>
                <w:noProof/>
              </w:rPr>
              <w:t>Outils pour accéder aux données</w:t>
            </w:r>
            <w:r>
              <w:rPr>
                <w:noProof/>
                <w:webHidden/>
              </w:rPr>
              <w:tab/>
            </w:r>
            <w:r>
              <w:rPr>
                <w:noProof/>
                <w:webHidden/>
              </w:rPr>
              <w:fldChar w:fldCharType="begin"/>
            </w:r>
            <w:r>
              <w:rPr>
                <w:noProof/>
                <w:webHidden/>
              </w:rPr>
              <w:instrText xml:space="preserve"> PAGEREF _Toc165383225 \h </w:instrText>
            </w:r>
          </w:ins>
          <w:r>
            <w:rPr>
              <w:noProof/>
              <w:webHidden/>
            </w:rPr>
          </w:r>
          <w:r>
            <w:rPr>
              <w:noProof/>
              <w:webHidden/>
            </w:rPr>
            <w:fldChar w:fldCharType="separate"/>
          </w:r>
          <w:ins w:id="53" w:author="COUTIN Stéphane" w:date="2024-04-30T15:26:00Z">
            <w:r>
              <w:rPr>
                <w:noProof/>
                <w:webHidden/>
              </w:rPr>
              <w:t>10</w:t>
            </w:r>
            <w:r>
              <w:rPr>
                <w:noProof/>
                <w:webHidden/>
              </w:rPr>
              <w:fldChar w:fldCharType="end"/>
            </w:r>
            <w:r w:rsidRPr="00B1258F">
              <w:rPr>
                <w:rStyle w:val="Lienhypertexte"/>
                <w:noProof/>
              </w:rPr>
              <w:fldChar w:fldCharType="end"/>
            </w:r>
          </w:ins>
        </w:p>
        <w:p w14:paraId="4AC3C8BB" w14:textId="7D63AED2" w:rsidR="0003192A" w:rsidRDefault="0003192A">
          <w:pPr>
            <w:pStyle w:val="TM2"/>
            <w:tabs>
              <w:tab w:val="left" w:pos="850"/>
              <w:tab w:val="right" w:leader="dot" w:pos="9062"/>
            </w:tabs>
            <w:rPr>
              <w:ins w:id="54" w:author="COUTIN Stéphane" w:date="2024-04-30T15:26:00Z"/>
              <w:rFonts w:asciiTheme="minorHAnsi" w:eastAsiaTheme="minorEastAsia" w:hAnsiTheme="minorHAnsi" w:cstheme="minorBidi"/>
              <w:noProof/>
              <w:lang w:eastAsia="fr-FR"/>
            </w:rPr>
          </w:pPr>
          <w:ins w:id="55"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"_Toc165383226"</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4.3</w:t>
            </w:r>
            <w:r>
              <w:rPr>
                <w:rFonts w:asciiTheme="minorHAnsi" w:eastAsiaTheme="minorEastAsia" w:hAnsiTheme="minorHAnsi" w:cstheme="minorBidi"/>
                <w:noProof/>
                <w:lang w:eastAsia="fr-FR"/>
              </w:rPr>
              <w:tab/>
            </w:r>
            <w:r w:rsidRPr="00B1258F">
              <w:rPr>
                <w:rStyle w:val="Lienhypertexte"/>
                <w:noProof/>
              </w:rPr>
              <w:t>Mise en commun de code et d’outils</w:t>
            </w:r>
            <w:r>
              <w:rPr>
                <w:noProof/>
                <w:webHidden/>
              </w:rPr>
              <w:tab/>
            </w:r>
            <w:r>
              <w:rPr>
                <w:noProof/>
                <w:webHidden/>
              </w:rPr>
              <w:fldChar w:fldCharType="begin"/>
            </w:r>
            <w:r>
              <w:rPr>
                <w:noProof/>
                <w:webHidden/>
              </w:rPr>
              <w:instrText xml:space="preserve"> PAGEREF _Toc165383226 \h </w:instrText>
            </w:r>
          </w:ins>
          <w:r>
            <w:rPr>
              <w:noProof/>
              <w:webHidden/>
            </w:rPr>
          </w:r>
          <w:r>
            <w:rPr>
              <w:noProof/>
              <w:webHidden/>
            </w:rPr>
            <w:fldChar w:fldCharType="separate"/>
          </w:r>
          <w:ins w:id="56" w:author="COUTIN Stéphane" w:date="2024-04-30T15:26:00Z">
            <w:r>
              <w:rPr>
                <w:noProof/>
                <w:webHidden/>
              </w:rPr>
              <w:t>10</w:t>
            </w:r>
            <w:r>
              <w:rPr>
                <w:noProof/>
                <w:webHidden/>
              </w:rPr>
              <w:fldChar w:fldCharType="end"/>
            </w:r>
            <w:r w:rsidRPr="00B1258F">
              <w:rPr>
                <w:rStyle w:val="Lienhypertexte"/>
                <w:noProof/>
              </w:rPr>
              <w:fldChar w:fldCharType="end"/>
            </w:r>
          </w:ins>
        </w:p>
        <w:p w14:paraId="53F88DEA" w14:textId="4F101F2A" w:rsidR="0003192A" w:rsidRDefault="0003192A">
          <w:pPr>
            <w:pStyle w:val="TM2"/>
            <w:tabs>
              <w:tab w:val="left" w:pos="850"/>
              <w:tab w:val="right" w:leader="dot" w:pos="9062"/>
            </w:tabs>
            <w:rPr>
              <w:ins w:id="57" w:author="COUTIN Stéphane" w:date="2024-04-30T15:26:00Z"/>
              <w:rFonts w:asciiTheme="minorHAnsi" w:eastAsiaTheme="minorEastAsia" w:hAnsiTheme="minorHAnsi" w:cstheme="minorBidi"/>
              <w:noProof/>
              <w:lang w:eastAsia="fr-FR"/>
            </w:rPr>
          </w:pPr>
          <w:ins w:id="58"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"_Toc165383227"</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4.4</w:t>
            </w:r>
            <w:r>
              <w:rPr>
                <w:rFonts w:asciiTheme="minorHAnsi" w:eastAsiaTheme="minorEastAsia" w:hAnsiTheme="minorHAnsi" w:cstheme="minorBidi"/>
                <w:noProof/>
                <w:lang w:eastAsia="fr-FR"/>
              </w:rPr>
              <w:tab/>
            </w:r>
            <w:r w:rsidRPr="00B1258F">
              <w:rPr>
                <w:rStyle w:val="Lienhypertexte"/>
                <w:noProof/>
              </w:rPr>
              <w:t>Utilisation de DRE pour de l'intégration applicative</w:t>
            </w:r>
            <w:r>
              <w:rPr>
                <w:noProof/>
                <w:webHidden/>
              </w:rPr>
              <w:tab/>
            </w:r>
            <w:r>
              <w:rPr>
                <w:noProof/>
                <w:webHidden/>
              </w:rPr>
              <w:fldChar w:fldCharType="begin"/>
            </w:r>
            <w:r>
              <w:rPr>
                <w:noProof/>
                <w:webHidden/>
              </w:rPr>
              <w:instrText xml:space="preserve"> PAGEREF _Toc165383227 \h </w:instrText>
            </w:r>
          </w:ins>
          <w:r>
            <w:rPr>
              <w:noProof/>
              <w:webHidden/>
            </w:rPr>
          </w:r>
          <w:r>
            <w:rPr>
              <w:noProof/>
              <w:webHidden/>
            </w:rPr>
            <w:fldChar w:fldCharType="separate"/>
          </w:r>
          <w:ins w:id="59" w:author="COUTIN Stéphane" w:date="2024-04-30T15:26:00Z">
            <w:r>
              <w:rPr>
                <w:noProof/>
                <w:webHidden/>
              </w:rPr>
              <w:t>10</w:t>
            </w:r>
            <w:r>
              <w:rPr>
                <w:noProof/>
                <w:webHidden/>
              </w:rPr>
              <w:fldChar w:fldCharType="end"/>
            </w:r>
            <w:r w:rsidRPr="00B1258F">
              <w:rPr>
                <w:rStyle w:val="Lienhypertexte"/>
                <w:noProof/>
              </w:rPr>
              <w:fldChar w:fldCharType="end"/>
            </w:r>
          </w:ins>
        </w:p>
        <w:p w14:paraId="01693E00" w14:textId="62F16B8B" w:rsidR="0003192A" w:rsidRDefault="0003192A">
          <w:pPr>
            <w:pStyle w:val="TM2"/>
            <w:tabs>
              <w:tab w:val="left" w:pos="850"/>
              <w:tab w:val="right" w:leader="dot" w:pos="9062"/>
            </w:tabs>
            <w:rPr>
              <w:ins w:id="60" w:author="COUTIN Stéphane" w:date="2024-04-30T15:26:00Z"/>
              <w:rFonts w:asciiTheme="minorHAnsi" w:eastAsiaTheme="minorEastAsia" w:hAnsiTheme="minorHAnsi" w:cstheme="minorBidi"/>
              <w:noProof/>
              <w:lang w:eastAsia="fr-FR"/>
            </w:rPr>
          </w:pPr>
          <w:ins w:id="61"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"_Toc165383228"</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4.5</w:t>
            </w:r>
            <w:r>
              <w:rPr>
                <w:rFonts w:asciiTheme="minorHAnsi" w:eastAsiaTheme="minorEastAsia" w:hAnsiTheme="minorHAnsi" w:cstheme="minorBidi"/>
                <w:noProof/>
                <w:lang w:eastAsia="fr-FR"/>
              </w:rPr>
              <w:tab/>
            </w:r>
            <w:r w:rsidRPr="00B1258F">
              <w:rPr>
                <w:rStyle w:val="Lienhypertexte"/>
                <w:noProof/>
              </w:rPr>
              <w:t>Support</w:t>
            </w:r>
            <w:r>
              <w:rPr>
                <w:noProof/>
                <w:webHidden/>
              </w:rPr>
              <w:tab/>
            </w:r>
            <w:r>
              <w:rPr>
                <w:noProof/>
                <w:webHidden/>
              </w:rPr>
              <w:fldChar w:fldCharType="begin"/>
            </w:r>
            <w:r>
              <w:rPr>
                <w:noProof/>
                <w:webHidden/>
              </w:rPr>
              <w:instrText xml:space="preserve"> PAGEREF _Toc165383228 \h </w:instrText>
            </w:r>
          </w:ins>
          <w:r>
            <w:rPr>
              <w:noProof/>
              <w:webHidden/>
            </w:rPr>
          </w:r>
          <w:r>
            <w:rPr>
              <w:noProof/>
              <w:webHidden/>
            </w:rPr>
            <w:fldChar w:fldCharType="separate"/>
          </w:r>
          <w:ins w:id="62" w:author="COUTIN Stéphane" w:date="2024-04-30T15:26:00Z">
            <w:r>
              <w:rPr>
                <w:noProof/>
                <w:webHidden/>
              </w:rPr>
              <w:t>11</w:t>
            </w:r>
            <w:r>
              <w:rPr>
                <w:noProof/>
                <w:webHidden/>
              </w:rPr>
              <w:fldChar w:fldCharType="end"/>
            </w:r>
            <w:r w:rsidRPr="00B1258F">
              <w:rPr>
                <w:rStyle w:val="Lienhypertexte"/>
                <w:noProof/>
              </w:rPr>
              <w:fldChar w:fldCharType="end"/>
            </w:r>
          </w:ins>
        </w:p>
        <w:p w14:paraId="3D7C405F" w14:textId="30A63875" w:rsidR="0003192A" w:rsidRDefault="0003192A">
          <w:pPr>
            <w:pStyle w:val="TM1"/>
            <w:tabs>
              <w:tab w:val="left" w:pos="440"/>
              <w:tab w:val="right" w:leader="dot" w:pos="9062"/>
            </w:tabs>
            <w:rPr>
              <w:ins w:id="63" w:author="COUTIN Stéphane" w:date="2024-04-30T15:26:00Z"/>
              <w:rFonts w:asciiTheme="minorHAnsi" w:eastAsiaTheme="minorEastAsia" w:hAnsiTheme="minorHAnsi" w:cstheme="minorBidi"/>
              <w:noProof/>
              <w:lang w:eastAsia="fr-FR"/>
            </w:rPr>
          </w:pPr>
          <w:ins w:id="64"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"_Toc165383229"</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w:t>
            </w:r>
            <w:r>
              <w:rPr>
                <w:rFonts w:asciiTheme="minorHAnsi" w:eastAsiaTheme="minorEastAsia" w:hAnsiTheme="minorHAnsi" w:cstheme="minorBidi"/>
                <w:noProof/>
                <w:lang w:eastAsia="fr-FR"/>
              </w:rPr>
              <w:tab/>
            </w:r>
            <w:r w:rsidRPr="00B1258F">
              <w:rPr>
                <w:rStyle w:val="Lienhypertexte"/>
                <w:noProof/>
              </w:rPr>
              <w:t>Annexes</w:t>
            </w:r>
            <w:r>
              <w:rPr>
                <w:noProof/>
                <w:webHidden/>
              </w:rPr>
              <w:tab/>
            </w:r>
            <w:r>
              <w:rPr>
                <w:noProof/>
                <w:webHidden/>
              </w:rPr>
              <w:fldChar w:fldCharType="begin"/>
            </w:r>
            <w:r>
              <w:rPr>
                <w:noProof/>
                <w:webHidden/>
              </w:rPr>
              <w:instrText xml:space="preserve"> PAGEREF _Toc165383229 \h </w:instrText>
            </w:r>
          </w:ins>
          <w:r>
            <w:rPr>
              <w:noProof/>
              <w:webHidden/>
            </w:rPr>
          </w:r>
          <w:r>
            <w:rPr>
              <w:noProof/>
              <w:webHidden/>
            </w:rPr>
            <w:fldChar w:fldCharType="separate"/>
          </w:r>
          <w:ins w:id="65" w:author="COUTIN Stéphane" w:date="2024-04-30T15:26:00Z">
            <w:r>
              <w:rPr>
                <w:noProof/>
                <w:webHidden/>
              </w:rPr>
              <w:t>12</w:t>
            </w:r>
            <w:r>
              <w:rPr>
                <w:noProof/>
                <w:webHidden/>
              </w:rPr>
              <w:fldChar w:fldCharType="end"/>
            </w:r>
            <w:r w:rsidRPr="00B1258F">
              <w:rPr>
                <w:rStyle w:val="Lienhypertexte"/>
                <w:noProof/>
              </w:rPr>
              <w:fldChar w:fldCharType="end"/>
            </w:r>
          </w:ins>
        </w:p>
        <w:p w14:paraId="62BE4318" w14:textId="6827C083" w:rsidR="0003192A" w:rsidRDefault="0003192A">
          <w:pPr>
            <w:pStyle w:val="TM2"/>
            <w:tabs>
              <w:tab w:val="left" w:pos="850"/>
              <w:tab w:val="right" w:leader="dot" w:pos="9062"/>
            </w:tabs>
            <w:rPr>
              <w:ins w:id="66" w:author="COUTIN Stéphane" w:date="2024-04-30T15:26:00Z"/>
              <w:rFonts w:asciiTheme="minorHAnsi" w:eastAsiaTheme="minorEastAsia" w:hAnsiTheme="minorHAnsi" w:cstheme="minorBidi"/>
              <w:noProof/>
              <w:lang w:eastAsia="fr-FR"/>
            </w:rPr>
          </w:pPr>
          <w:ins w:id="67"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"_Toc165383230"</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5.1</w:t>
            </w:r>
            <w:r>
              <w:rPr>
                <w:rFonts w:asciiTheme="minorHAnsi" w:eastAsiaTheme="minorEastAsia" w:hAnsiTheme="minorHAnsi" w:cstheme="minorBidi"/>
                <w:noProof/>
                <w:lang w:eastAsia="fr-FR"/>
              </w:rPr>
              <w:tab/>
            </w:r>
            <w:r w:rsidRPr="00B1258F">
              <w:rPr>
                <w:rStyle w:val="Lienhypertexte"/>
                <w:noProof/>
              </w:rPr>
              <w:t>Liste des documents complémentaires et liens utiles</w:t>
            </w:r>
            <w:r>
              <w:rPr>
                <w:noProof/>
                <w:webHidden/>
              </w:rPr>
              <w:tab/>
            </w:r>
            <w:r>
              <w:rPr>
                <w:noProof/>
                <w:webHidden/>
              </w:rPr>
              <w:fldChar w:fldCharType="begin"/>
            </w:r>
            <w:r>
              <w:rPr>
                <w:noProof/>
                <w:webHidden/>
              </w:rPr>
              <w:instrText xml:space="preserve"> PAGEREF _Toc165383230 \h </w:instrText>
            </w:r>
          </w:ins>
          <w:r>
            <w:rPr>
              <w:noProof/>
              <w:webHidden/>
            </w:rPr>
          </w:r>
          <w:r>
            <w:rPr>
              <w:noProof/>
              <w:webHidden/>
            </w:rPr>
            <w:fldChar w:fldCharType="separate"/>
          </w:r>
          <w:ins w:id="68" w:author="COUTIN Stéphane" w:date="2024-04-30T15:26:00Z">
            <w:r>
              <w:rPr>
                <w:noProof/>
                <w:webHidden/>
              </w:rPr>
              <w:t>12</w:t>
            </w:r>
            <w:r>
              <w:rPr>
                <w:noProof/>
                <w:webHidden/>
              </w:rPr>
              <w:fldChar w:fldCharType="end"/>
            </w:r>
            <w:r w:rsidRPr="00B1258F">
              <w:rPr>
                <w:rStyle w:val="Lienhypertexte"/>
                <w:noProof/>
              </w:rPr>
              <w:fldChar w:fldCharType="end"/>
            </w:r>
          </w:ins>
        </w:p>
        <w:p w14:paraId="3820D912" w14:textId="26BC33A6" w:rsidR="0003192A" w:rsidRDefault="0003192A">
          <w:pPr>
            <w:pStyle w:val="TM2"/>
            <w:tabs>
              <w:tab w:val="left" w:pos="850"/>
              <w:tab w:val="right" w:leader="dot" w:pos="9062"/>
            </w:tabs>
            <w:rPr>
              <w:ins w:id="69" w:author="COUTIN Stéphane" w:date="2024-04-30T15:26:00Z"/>
              <w:rFonts w:asciiTheme="minorHAnsi" w:eastAsiaTheme="minorEastAsia" w:hAnsiTheme="minorHAnsi" w:cstheme="minorBidi"/>
              <w:noProof/>
              <w:lang w:eastAsia="fr-FR"/>
            </w:rPr>
          </w:pPr>
          <w:ins w:id="70"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"_Toc165383231"</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5.2</w:t>
            </w:r>
            <w:r>
              <w:rPr>
                <w:rFonts w:asciiTheme="minorHAnsi" w:eastAsiaTheme="minorEastAsia" w:hAnsiTheme="minorHAnsi" w:cstheme="minorBidi"/>
                <w:noProof/>
                <w:lang w:eastAsia="fr-FR"/>
              </w:rPr>
              <w:tab/>
            </w:r>
            <w:r w:rsidRPr="00B1258F">
              <w:rPr>
                <w:rStyle w:val="Lienhypertexte"/>
                <w:noProof/>
              </w:rPr>
              <w:t>Script de création de DRE en établissement</w:t>
            </w:r>
            <w:r>
              <w:rPr>
                <w:noProof/>
                <w:webHidden/>
              </w:rPr>
              <w:tab/>
            </w:r>
            <w:r>
              <w:rPr>
                <w:noProof/>
                <w:webHidden/>
              </w:rPr>
              <w:fldChar w:fldCharType="begin"/>
            </w:r>
            <w:r>
              <w:rPr>
                <w:noProof/>
                <w:webHidden/>
              </w:rPr>
              <w:instrText xml:space="preserve"> PAGEREF _Toc165383231 \h </w:instrText>
            </w:r>
          </w:ins>
          <w:r>
            <w:rPr>
              <w:noProof/>
              <w:webHidden/>
            </w:rPr>
          </w:r>
          <w:r>
            <w:rPr>
              <w:noProof/>
              <w:webHidden/>
            </w:rPr>
            <w:fldChar w:fldCharType="separate"/>
          </w:r>
          <w:ins w:id="71" w:author="COUTIN Stéphane" w:date="2024-04-30T15:26:00Z">
            <w:r>
              <w:rPr>
                <w:noProof/>
                <w:webHidden/>
              </w:rPr>
              <w:t>12</w:t>
            </w:r>
            <w:r>
              <w:rPr>
                <w:noProof/>
                <w:webHidden/>
              </w:rPr>
              <w:fldChar w:fldCharType="end"/>
            </w:r>
            <w:r w:rsidRPr="00B1258F">
              <w:rPr>
                <w:rStyle w:val="Lienhypertexte"/>
                <w:noProof/>
              </w:rPr>
              <w:fldChar w:fldCharType="end"/>
            </w:r>
          </w:ins>
        </w:p>
        <w:p w14:paraId="5F3449D9" w14:textId="52B20F88" w:rsidR="0003192A" w:rsidRDefault="0003192A">
          <w:pPr>
            <w:pStyle w:val="TM3"/>
            <w:tabs>
              <w:tab w:val="left" w:pos="1134"/>
              <w:tab w:val="right" w:leader="dot" w:pos="9062"/>
            </w:tabs>
            <w:rPr>
              <w:ins w:id="72" w:author="COUTIN Stéphane" w:date="2024-04-30T15:26:00Z"/>
              <w:rFonts w:asciiTheme="minorHAnsi" w:eastAsiaTheme="minorEastAsia" w:hAnsiTheme="minorHAnsi" w:cstheme="minorBidi"/>
              <w:noProof/>
              <w:lang w:eastAsia="fr-FR"/>
            </w:rPr>
          </w:pPr>
          <w:ins w:id="73"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"_Toc165383232"</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5.2.1</w:t>
            </w:r>
            <w:r>
              <w:rPr>
                <w:rFonts w:asciiTheme="minorHAnsi" w:eastAsiaTheme="minorEastAsia" w:hAnsiTheme="minorHAnsi" w:cstheme="minorBidi"/>
                <w:noProof/>
                <w:lang w:eastAsia="fr-FR"/>
              </w:rPr>
              <w:tab/>
            </w:r>
            <w:r w:rsidRPr="00B1258F">
              <w:rPr>
                <w:rStyle w:val="Lienhypertexte"/>
                <w:noProof/>
              </w:rPr>
              <w:t>Téléchargement des fichiers</w:t>
            </w:r>
            <w:r>
              <w:rPr>
                <w:noProof/>
                <w:webHidden/>
              </w:rPr>
              <w:tab/>
            </w:r>
            <w:r>
              <w:rPr>
                <w:noProof/>
                <w:webHidden/>
              </w:rPr>
              <w:fldChar w:fldCharType="begin"/>
            </w:r>
            <w:r>
              <w:rPr>
                <w:noProof/>
                <w:webHidden/>
              </w:rPr>
              <w:instrText xml:space="preserve"> PAGEREF _Toc165383232 \h </w:instrText>
            </w:r>
          </w:ins>
          <w:r>
            <w:rPr>
              <w:noProof/>
              <w:webHidden/>
            </w:rPr>
          </w:r>
          <w:r>
            <w:rPr>
              <w:noProof/>
              <w:webHidden/>
            </w:rPr>
            <w:fldChar w:fldCharType="separate"/>
          </w:r>
          <w:ins w:id="74" w:author="COUTIN Stéphane" w:date="2024-04-30T15:26:00Z">
            <w:r>
              <w:rPr>
                <w:noProof/>
                <w:webHidden/>
              </w:rPr>
              <w:t>12</w:t>
            </w:r>
            <w:r>
              <w:rPr>
                <w:noProof/>
                <w:webHidden/>
              </w:rPr>
              <w:fldChar w:fldCharType="end"/>
            </w:r>
            <w:r w:rsidRPr="00B1258F">
              <w:rPr>
                <w:rStyle w:val="Lienhypertexte"/>
                <w:noProof/>
              </w:rPr>
              <w:fldChar w:fldCharType="end"/>
            </w:r>
          </w:ins>
        </w:p>
        <w:p w14:paraId="74020084" w14:textId="425CF956" w:rsidR="0003192A" w:rsidRDefault="0003192A">
          <w:pPr>
            <w:pStyle w:val="TM3"/>
            <w:tabs>
              <w:tab w:val="left" w:pos="1134"/>
              <w:tab w:val="right" w:leader="dot" w:pos="9062"/>
            </w:tabs>
            <w:rPr>
              <w:ins w:id="75" w:author="COUTIN Stéphane" w:date="2024-04-30T15:26:00Z"/>
              <w:rFonts w:asciiTheme="minorHAnsi" w:eastAsiaTheme="minorEastAsia" w:hAnsiTheme="minorHAnsi" w:cstheme="minorBidi"/>
              <w:noProof/>
              <w:lang w:eastAsia="fr-FR"/>
            </w:rPr>
          </w:pPr>
          <w:ins w:id="76"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"_Toc165383233"</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5.2.2</w:t>
            </w:r>
            <w:r>
              <w:rPr>
                <w:rFonts w:asciiTheme="minorHAnsi" w:eastAsiaTheme="minorEastAsia" w:hAnsiTheme="minorHAnsi" w:cstheme="minorBidi"/>
                <w:noProof/>
                <w:lang w:eastAsia="fr-FR"/>
              </w:rPr>
              <w:tab/>
            </w:r>
            <w:r w:rsidRPr="00B1258F">
              <w:rPr>
                <w:rStyle w:val="Lienhypertexte"/>
                <w:noProof/>
              </w:rPr>
              <w:t>Principes du script</w:t>
            </w:r>
            <w:r>
              <w:rPr>
                <w:noProof/>
                <w:webHidden/>
              </w:rPr>
              <w:tab/>
            </w:r>
            <w:r>
              <w:rPr>
                <w:noProof/>
                <w:webHidden/>
              </w:rPr>
              <w:fldChar w:fldCharType="begin"/>
            </w:r>
            <w:r>
              <w:rPr>
                <w:noProof/>
                <w:webHidden/>
              </w:rPr>
              <w:instrText xml:space="preserve"> PAGEREF _Toc165383233 \h </w:instrText>
            </w:r>
          </w:ins>
          <w:r>
            <w:rPr>
              <w:noProof/>
              <w:webHidden/>
            </w:rPr>
          </w:r>
          <w:r>
            <w:rPr>
              <w:noProof/>
              <w:webHidden/>
            </w:rPr>
            <w:fldChar w:fldCharType="separate"/>
          </w:r>
          <w:ins w:id="77" w:author="COUTIN Stéphane" w:date="2024-04-30T15:26:00Z">
            <w:r>
              <w:rPr>
                <w:noProof/>
                <w:webHidden/>
              </w:rPr>
              <w:t>12</w:t>
            </w:r>
            <w:r>
              <w:rPr>
                <w:noProof/>
                <w:webHidden/>
              </w:rPr>
              <w:fldChar w:fldCharType="end"/>
            </w:r>
            <w:r w:rsidRPr="00B1258F">
              <w:rPr>
                <w:rStyle w:val="Lienhypertexte"/>
                <w:noProof/>
              </w:rPr>
              <w:fldChar w:fldCharType="end"/>
            </w:r>
          </w:ins>
        </w:p>
        <w:p w14:paraId="0BDABD5F" w14:textId="3CD81DFF" w:rsidR="0003192A" w:rsidRDefault="0003192A">
          <w:pPr>
            <w:pStyle w:val="TM3"/>
            <w:tabs>
              <w:tab w:val="left" w:pos="1134"/>
              <w:tab w:val="right" w:leader="dot" w:pos="9062"/>
            </w:tabs>
            <w:rPr>
              <w:ins w:id="78" w:author="COUTIN Stéphane" w:date="2024-04-30T15:26:00Z"/>
              <w:rFonts w:asciiTheme="minorHAnsi" w:eastAsiaTheme="minorEastAsia" w:hAnsiTheme="minorHAnsi" w:cstheme="minorBidi"/>
              <w:noProof/>
              <w:lang w:eastAsia="fr-FR"/>
            </w:rPr>
          </w:pPr>
          <w:ins w:id="79"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"_Toc165383234"</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5.2.3</w:t>
            </w:r>
            <w:r>
              <w:rPr>
                <w:rFonts w:asciiTheme="minorHAnsi" w:eastAsiaTheme="minorEastAsia" w:hAnsiTheme="minorHAnsi" w:cstheme="minorBidi"/>
                <w:noProof/>
                <w:lang w:eastAsia="fr-FR"/>
              </w:rPr>
              <w:tab/>
            </w:r>
            <w:r w:rsidRPr="00B1258F">
              <w:rPr>
                <w:rStyle w:val="Lienhypertexte"/>
                <w:noProof/>
              </w:rPr>
              <w:t>Exemple de script</w:t>
            </w:r>
            <w:r>
              <w:rPr>
                <w:noProof/>
                <w:webHidden/>
              </w:rPr>
              <w:tab/>
            </w:r>
            <w:r>
              <w:rPr>
                <w:noProof/>
                <w:webHidden/>
              </w:rPr>
              <w:fldChar w:fldCharType="begin"/>
            </w:r>
            <w:r>
              <w:rPr>
                <w:noProof/>
                <w:webHidden/>
              </w:rPr>
              <w:instrText xml:space="preserve"> PAGEREF _Toc165383234 \h </w:instrText>
            </w:r>
          </w:ins>
          <w:r>
            <w:rPr>
              <w:noProof/>
              <w:webHidden/>
            </w:rPr>
          </w:r>
          <w:r>
            <w:rPr>
              <w:noProof/>
              <w:webHidden/>
            </w:rPr>
            <w:fldChar w:fldCharType="separate"/>
          </w:r>
          <w:ins w:id="80" w:author="COUTIN Stéphane" w:date="2024-04-30T15:26:00Z">
            <w:r>
              <w:rPr>
                <w:noProof/>
                <w:webHidden/>
              </w:rPr>
              <w:t>14</w:t>
            </w:r>
            <w:r>
              <w:rPr>
                <w:noProof/>
                <w:webHidden/>
              </w:rPr>
              <w:fldChar w:fldCharType="end"/>
            </w:r>
            <w:r w:rsidRPr="00B1258F">
              <w:rPr>
                <w:rStyle w:val="Lienhypertexte"/>
                <w:noProof/>
              </w:rPr>
              <w:fldChar w:fldCharType="end"/>
            </w:r>
          </w:ins>
        </w:p>
        <w:p w14:paraId="619F8AE6" w14:textId="3A3EE5A7" w:rsidR="0003192A" w:rsidRDefault="0003192A">
          <w:pPr>
            <w:pStyle w:val="TM2"/>
            <w:tabs>
              <w:tab w:val="left" w:pos="850"/>
              <w:tab w:val="right" w:leader="dot" w:pos="9062"/>
            </w:tabs>
            <w:rPr>
              <w:ins w:id="81" w:author="COUTIN Stéphane" w:date="2024-04-30T15:26:00Z"/>
              <w:rFonts w:asciiTheme="minorHAnsi" w:eastAsiaTheme="minorEastAsia" w:hAnsiTheme="minorHAnsi" w:cstheme="minorBidi"/>
              <w:noProof/>
              <w:lang w:eastAsia="fr-FR"/>
            </w:rPr>
          </w:pPr>
          <w:ins w:id="82"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"_Toc165383235"</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5.3</w:t>
            </w:r>
            <w:r>
              <w:rPr>
                <w:rFonts w:asciiTheme="minorHAnsi" w:eastAsiaTheme="minorEastAsia" w:hAnsiTheme="minorHAnsi" w:cstheme="minorBidi"/>
                <w:noProof/>
                <w:lang w:eastAsia="fr-FR"/>
              </w:rPr>
              <w:tab/>
            </w:r>
            <w:r w:rsidRPr="00B1258F">
              <w:rPr>
                <w:rStyle w:val="Lienhypertexte"/>
                <w:noProof/>
              </w:rPr>
              <w:t>Modèle de données ‘métier’</w:t>
            </w:r>
            <w:r>
              <w:rPr>
                <w:noProof/>
                <w:webHidden/>
              </w:rPr>
              <w:tab/>
            </w:r>
            <w:r>
              <w:rPr>
                <w:noProof/>
                <w:webHidden/>
              </w:rPr>
              <w:fldChar w:fldCharType="begin"/>
            </w:r>
            <w:r>
              <w:rPr>
                <w:noProof/>
                <w:webHidden/>
              </w:rPr>
              <w:instrText xml:space="preserve"> PAGEREF _Toc165383235 \h </w:instrText>
            </w:r>
          </w:ins>
          <w:r>
            <w:rPr>
              <w:noProof/>
              <w:webHidden/>
            </w:rPr>
          </w:r>
          <w:r>
            <w:rPr>
              <w:noProof/>
              <w:webHidden/>
            </w:rPr>
            <w:fldChar w:fldCharType="separate"/>
          </w:r>
          <w:ins w:id="83" w:author="COUTIN Stéphane" w:date="2024-04-30T15:26:00Z">
            <w:r>
              <w:rPr>
                <w:noProof/>
                <w:webHidden/>
              </w:rPr>
              <w:t>17</w:t>
            </w:r>
            <w:r>
              <w:rPr>
                <w:noProof/>
                <w:webHidden/>
              </w:rPr>
              <w:fldChar w:fldCharType="end"/>
            </w:r>
            <w:r w:rsidRPr="00B1258F">
              <w:rPr>
                <w:rStyle w:val="Lienhypertexte"/>
                <w:noProof/>
              </w:rPr>
              <w:fldChar w:fldCharType="end"/>
            </w:r>
          </w:ins>
        </w:p>
        <w:p w14:paraId="40A08BE5" w14:textId="5FDB0FB8" w:rsidR="0003192A" w:rsidRDefault="0003192A">
          <w:pPr>
            <w:pStyle w:val="TM2"/>
            <w:tabs>
              <w:tab w:val="left" w:pos="850"/>
              <w:tab w:val="right" w:leader="dot" w:pos="9062"/>
            </w:tabs>
            <w:rPr>
              <w:ins w:id="84" w:author="COUTIN Stéphane" w:date="2024-04-30T15:26:00Z"/>
              <w:rFonts w:asciiTheme="minorHAnsi" w:eastAsiaTheme="minorEastAsia" w:hAnsiTheme="minorHAnsi" w:cstheme="minorBidi"/>
              <w:noProof/>
              <w:lang w:eastAsia="fr-FR"/>
            </w:rPr>
          </w:pPr>
          <w:ins w:id="85"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"_Toc165383587"</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5.4</w:t>
            </w:r>
            <w:r>
              <w:rPr>
                <w:rFonts w:asciiTheme="minorHAnsi" w:eastAsiaTheme="minorEastAsia" w:hAnsiTheme="minorHAnsi" w:cstheme="minorBidi"/>
                <w:noProof/>
                <w:lang w:eastAsia="fr-FR"/>
              </w:rPr>
              <w:tab/>
            </w:r>
            <w:r w:rsidRPr="00B1258F">
              <w:rPr>
                <w:rStyle w:val="Lienhypertexte"/>
                <w:noProof/>
              </w:rPr>
              <w:t>Modèle physique des données</w:t>
            </w:r>
            <w:r>
              <w:rPr>
                <w:noProof/>
                <w:webHidden/>
              </w:rPr>
              <w:tab/>
            </w:r>
            <w:r>
              <w:rPr>
                <w:noProof/>
                <w:webHidden/>
              </w:rPr>
              <w:fldChar w:fldCharType="begin"/>
            </w:r>
            <w:r>
              <w:rPr>
                <w:noProof/>
                <w:webHidden/>
              </w:rPr>
              <w:instrText xml:space="preserve"> PAGEREF _Toc165383587 \h </w:instrText>
            </w:r>
          </w:ins>
          <w:r>
            <w:rPr>
              <w:noProof/>
              <w:webHidden/>
            </w:rPr>
          </w:r>
          <w:r>
            <w:rPr>
              <w:noProof/>
              <w:webHidden/>
            </w:rPr>
            <w:fldChar w:fldCharType="separate"/>
          </w:r>
          <w:ins w:id="86" w:author="COUTIN Stéphane" w:date="2024-04-30T15:26:00Z">
            <w:r>
              <w:rPr>
                <w:noProof/>
                <w:webHidden/>
              </w:rPr>
              <w:t>17</w:t>
            </w:r>
            <w:r>
              <w:rPr>
                <w:noProof/>
                <w:webHidden/>
              </w:rPr>
              <w:fldChar w:fldCharType="end"/>
            </w:r>
            <w:r w:rsidRPr="00B1258F">
              <w:rPr>
                <w:rStyle w:val="Lienhypertexte"/>
                <w:noProof/>
              </w:rPr>
              <w:fldChar w:fldCharType="end"/>
            </w:r>
          </w:ins>
        </w:p>
        <w:p w14:paraId="6A23B112" w14:textId="464FB8DD" w:rsidR="0003192A" w:rsidRDefault="0003192A">
          <w:pPr>
            <w:pStyle w:val="TM3"/>
            <w:tabs>
              <w:tab w:val="left" w:pos="1134"/>
              <w:tab w:val="right" w:leader="dot" w:pos="9062"/>
            </w:tabs>
            <w:rPr>
              <w:ins w:id="87" w:author="COUTIN Stéphane" w:date="2024-04-30T15:26:00Z"/>
              <w:rFonts w:asciiTheme="minorHAnsi" w:eastAsiaTheme="minorEastAsia" w:hAnsiTheme="minorHAnsi" w:cstheme="minorBidi"/>
              <w:noProof/>
              <w:lang w:eastAsia="fr-FR"/>
            </w:rPr>
          </w:pPr>
          <w:ins w:id="88"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"_Toc165383589"</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5.4.1</w:t>
            </w:r>
            <w:r>
              <w:rPr>
                <w:rFonts w:asciiTheme="minorHAnsi" w:eastAsiaTheme="minorEastAsia" w:hAnsiTheme="minorHAnsi" w:cstheme="minorBidi"/>
                <w:noProof/>
                <w:lang w:eastAsia="fr-FR"/>
              </w:rPr>
              <w:tab/>
            </w:r>
            <w:r w:rsidRPr="00B1258F">
              <w:rPr>
                <w:rStyle w:val="Lienhypertexte"/>
                <w:noProof/>
              </w:rPr>
              <w:t>Le dictionnaire des données</w:t>
            </w:r>
            <w:r>
              <w:rPr>
                <w:noProof/>
                <w:webHidden/>
              </w:rPr>
              <w:tab/>
            </w:r>
            <w:r>
              <w:rPr>
                <w:noProof/>
                <w:webHidden/>
              </w:rPr>
              <w:fldChar w:fldCharType="begin"/>
            </w:r>
            <w:r>
              <w:rPr>
                <w:noProof/>
                <w:webHidden/>
              </w:rPr>
              <w:instrText xml:space="preserve"> PAGEREF _Toc165383589 \h </w:instrText>
            </w:r>
          </w:ins>
          <w:r>
            <w:rPr>
              <w:noProof/>
              <w:webHidden/>
            </w:rPr>
          </w:r>
          <w:r>
            <w:rPr>
              <w:noProof/>
              <w:webHidden/>
            </w:rPr>
            <w:fldChar w:fldCharType="separate"/>
          </w:r>
          <w:ins w:id="89" w:author="COUTIN Stéphane" w:date="2024-04-30T15:26:00Z">
            <w:r>
              <w:rPr>
                <w:noProof/>
                <w:webHidden/>
              </w:rPr>
              <w:t>17</w:t>
            </w:r>
            <w:r>
              <w:rPr>
                <w:noProof/>
                <w:webHidden/>
              </w:rPr>
              <w:fldChar w:fldCharType="end"/>
            </w:r>
            <w:r w:rsidRPr="00B1258F">
              <w:rPr>
                <w:rStyle w:val="Lienhypertexte"/>
                <w:noProof/>
              </w:rPr>
              <w:fldChar w:fldCharType="end"/>
            </w:r>
          </w:ins>
        </w:p>
        <w:p w14:paraId="764CFA6B" w14:textId="7B760591" w:rsidR="0003192A" w:rsidRDefault="0003192A">
          <w:pPr>
            <w:pStyle w:val="TM3"/>
            <w:tabs>
              <w:tab w:val="left" w:pos="1134"/>
              <w:tab w:val="right" w:leader="dot" w:pos="9062"/>
            </w:tabs>
            <w:rPr>
              <w:ins w:id="90" w:author="COUTIN Stéphane" w:date="2024-04-30T15:26:00Z"/>
              <w:rFonts w:asciiTheme="minorHAnsi" w:eastAsiaTheme="minorEastAsia" w:hAnsiTheme="minorHAnsi" w:cstheme="minorBidi"/>
              <w:noProof/>
              <w:lang w:eastAsia="fr-FR"/>
            </w:rPr>
          </w:pPr>
          <w:ins w:id="91"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"_Toc165383592"</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5.4.2</w:t>
            </w:r>
            <w:r>
              <w:rPr>
                <w:rFonts w:asciiTheme="minorHAnsi" w:eastAsiaTheme="minorEastAsia" w:hAnsiTheme="minorHAnsi" w:cstheme="minorBidi"/>
                <w:noProof/>
                <w:lang w:eastAsia="fr-FR"/>
              </w:rPr>
              <w:tab/>
            </w:r>
            <w:r w:rsidRPr="00B1258F">
              <w:rPr>
                <w:rStyle w:val="Lienhypertexte"/>
                <w:noProof/>
              </w:rPr>
              <w:t>Les différences par rapport à la v21</w:t>
            </w:r>
            <w:r>
              <w:rPr>
                <w:noProof/>
                <w:webHidden/>
              </w:rPr>
              <w:tab/>
            </w:r>
            <w:r>
              <w:rPr>
                <w:noProof/>
                <w:webHidden/>
              </w:rPr>
              <w:fldChar w:fldCharType="begin"/>
            </w:r>
            <w:r>
              <w:rPr>
                <w:noProof/>
                <w:webHidden/>
              </w:rPr>
              <w:instrText xml:space="preserve"> PAGEREF _Toc165383592 \h </w:instrText>
            </w:r>
          </w:ins>
          <w:r>
            <w:rPr>
              <w:noProof/>
              <w:webHidden/>
            </w:rPr>
          </w:r>
          <w:r>
            <w:rPr>
              <w:noProof/>
              <w:webHidden/>
            </w:rPr>
            <w:fldChar w:fldCharType="separate"/>
          </w:r>
          <w:ins w:id="92" w:author="COUTIN Stéphane" w:date="2024-04-30T15:26:00Z">
            <w:r>
              <w:rPr>
                <w:noProof/>
                <w:webHidden/>
              </w:rPr>
              <w:t>17</w:t>
            </w:r>
            <w:r>
              <w:rPr>
                <w:noProof/>
                <w:webHidden/>
              </w:rPr>
              <w:fldChar w:fldCharType="end"/>
            </w:r>
            <w:r w:rsidRPr="00B1258F">
              <w:rPr>
                <w:rStyle w:val="Lienhypertexte"/>
                <w:noProof/>
              </w:rPr>
              <w:fldChar w:fldCharType="end"/>
            </w:r>
          </w:ins>
        </w:p>
        <w:p w14:paraId="022FD6E2" w14:textId="340D9AF2" w:rsidR="0003192A" w:rsidRDefault="0003192A">
          <w:pPr>
            <w:pStyle w:val="TM3"/>
            <w:tabs>
              <w:tab w:val="left" w:pos="1134"/>
              <w:tab w:val="right" w:leader="dot" w:pos="9062"/>
            </w:tabs>
            <w:rPr>
              <w:ins w:id="93" w:author="COUTIN Stéphane" w:date="2024-04-30T15:26:00Z"/>
              <w:rFonts w:asciiTheme="minorHAnsi" w:eastAsiaTheme="minorEastAsia" w:hAnsiTheme="minorHAnsi" w:cstheme="minorBidi"/>
              <w:noProof/>
              <w:lang w:eastAsia="fr-FR"/>
            </w:rPr>
          </w:pPr>
          <w:ins w:id="94" w:author="COUTIN Stéphane" w:date="2024-04-30T15:26:00Z">
            <w:r w:rsidRPr="00B1258F">
              <w:rPr>
                <w:rStyle w:val="Lienhypertexte"/>
                <w:noProof/>
              </w:rPr>
              <w:fldChar w:fldCharType="begin"/>
            </w:r>
            <w:r w:rsidRPr="00B1258F">
              <w:rPr>
                <w:rStyle w:val="Lienhypertexte"/>
                <w:noProof/>
              </w:rPr>
              <w:instrText xml:space="preserve"> </w:instrText>
            </w:r>
            <w:r>
              <w:rPr>
                <w:noProof/>
              </w:rPr>
              <w:instrText>HYPERLINK \l "_Toc165383595"</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5.4.3</w:t>
            </w:r>
            <w:r>
              <w:rPr>
                <w:rFonts w:asciiTheme="minorHAnsi" w:eastAsiaTheme="minorEastAsia" w:hAnsiTheme="minorHAnsi" w:cstheme="minorBidi"/>
                <w:noProof/>
                <w:lang w:eastAsia="fr-FR"/>
              </w:rPr>
              <w:tab/>
            </w:r>
            <w:r w:rsidRPr="00B1258F">
              <w:rPr>
                <w:rStyle w:val="Lienhypertexte"/>
                <w:noProof/>
              </w:rPr>
              <w:t>Extraction de la documentation embarquée</w:t>
            </w:r>
            <w:r>
              <w:rPr>
                <w:noProof/>
                <w:webHidden/>
              </w:rPr>
              <w:tab/>
            </w:r>
            <w:r>
              <w:rPr>
                <w:noProof/>
                <w:webHidden/>
              </w:rPr>
              <w:fldChar w:fldCharType="begin"/>
            </w:r>
            <w:r>
              <w:rPr>
                <w:noProof/>
                <w:webHidden/>
              </w:rPr>
              <w:instrText xml:space="preserve"> PAGEREF _Toc165383595 \h </w:instrText>
            </w:r>
          </w:ins>
          <w:r>
            <w:rPr>
              <w:noProof/>
              <w:webHidden/>
            </w:rPr>
          </w:r>
          <w:r>
            <w:rPr>
              <w:noProof/>
              <w:webHidden/>
            </w:rPr>
            <w:fldChar w:fldCharType="separate"/>
          </w:r>
          <w:ins w:id="95" w:author="COUTIN Stéphane" w:date="2024-04-30T15:26:00Z">
            <w:r>
              <w:rPr>
                <w:noProof/>
                <w:webHidden/>
              </w:rPr>
              <w:t>17</w:t>
            </w:r>
            <w:r>
              <w:rPr>
                <w:noProof/>
                <w:webHidden/>
              </w:rPr>
              <w:fldChar w:fldCharType="end"/>
            </w:r>
            <w:r w:rsidRPr="00B1258F">
              <w:rPr>
                <w:rStyle w:val="Lienhypertexte"/>
                <w:noProof/>
              </w:rPr>
              <w:fldChar w:fldCharType="end"/>
            </w:r>
          </w:ins>
        </w:p>
        <w:p w14:paraId="005340E5" w14:textId="1851CD4A" w:rsidR="0003192A" w:rsidRDefault="0003192A">
          <w:pPr>
            <w:pStyle w:val="TM2"/>
            <w:tabs>
              <w:tab w:val="left" w:pos="850"/>
              <w:tab w:val="right" w:leader="dot" w:pos="9062"/>
            </w:tabs>
            <w:rPr>
              <w:ins w:id="96" w:author="COUTIN Stéphane" w:date="2024-04-30T15:26:00Z"/>
              <w:rFonts w:asciiTheme="minorHAnsi" w:eastAsiaTheme="minorEastAsia" w:hAnsiTheme="minorHAnsi" w:cstheme="minorBidi"/>
              <w:noProof/>
              <w:lang w:eastAsia="fr-FR"/>
            </w:rPr>
          </w:pPr>
          <w:ins w:id="97" w:author="COUTIN Stéphane" w:date="2024-04-30T15:26:00Z">
            <w:r w:rsidRPr="00B1258F">
              <w:rPr>
                <w:rStyle w:val="Lienhypertexte"/>
                <w:noProof/>
              </w:rPr>
              <w:lastRenderedPageBreak/>
              <w:fldChar w:fldCharType="begin"/>
            </w:r>
            <w:r w:rsidRPr="00B1258F">
              <w:rPr>
                <w:rStyle w:val="Lienhypertexte"/>
                <w:noProof/>
              </w:rPr>
              <w:instrText xml:space="preserve"> </w:instrText>
            </w:r>
            <w:r>
              <w:rPr>
                <w:noProof/>
              </w:rPr>
              <w:instrText>HYPERLINK \l "_Toc165383596"</w:instrText>
            </w:r>
            <w:r w:rsidRPr="00B1258F">
              <w:rPr>
                <w:rStyle w:val="Lienhypertexte"/>
                <w:noProof/>
              </w:rPr>
              <w:instrText xml:space="preserve"> </w:instrText>
            </w:r>
            <w:r w:rsidRPr="00B1258F">
              <w:rPr>
                <w:rStyle w:val="Lienhypertexte"/>
                <w:noProof/>
              </w:rPr>
              <w:fldChar w:fldCharType="separate"/>
            </w:r>
            <w:r w:rsidRPr="00B1258F">
              <w:rPr>
                <w:rStyle w:val="Lienhypertexte"/>
                <w:noProof/>
              </w:rPr>
              <w:t>5.5</w:t>
            </w:r>
            <w:r>
              <w:rPr>
                <w:rFonts w:asciiTheme="minorHAnsi" w:eastAsiaTheme="minorEastAsia" w:hAnsiTheme="minorHAnsi" w:cstheme="minorBidi"/>
                <w:noProof/>
                <w:lang w:eastAsia="fr-FR"/>
              </w:rPr>
              <w:tab/>
            </w:r>
            <w:r w:rsidRPr="00B1258F">
              <w:rPr>
                <w:rStyle w:val="Lienhypertexte"/>
                <w:noProof/>
              </w:rPr>
              <w:t>Conseils pour l’écriture de requêtes</w:t>
            </w:r>
            <w:r>
              <w:rPr>
                <w:noProof/>
                <w:webHidden/>
              </w:rPr>
              <w:tab/>
            </w:r>
            <w:r>
              <w:rPr>
                <w:noProof/>
                <w:webHidden/>
              </w:rPr>
              <w:fldChar w:fldCharType="begin"/>
            </w:r>
            <w:r>
              <w:rPr>
                <w:noProof/>
                <w:webHidden/>
              </w:rPr>
              <w:instrText xml:space="preserve"> PAGEREF _Toc165383596 \h </w:instrText>
            </w:r>
          </w:ins>
          <w:r>
            <w:rPr>
              <w:noProof/>
              <w:webHidden/>
            </w:rPr>
          </w:r>
          <w:r>
            <w:rPr>
              <w:noProof/>
              <w:webHidden/>
            </w:rPr>
            <w:fldChar w:fldCharType="separate"/>
          </w:r>
          <w:ins w:id="98" w:author="COUTIN Stéphane" w:date="2024-04-30T15:26:00Z">
            <w:r>
              <w:rPr>
                <w:noProof/>
                <w:webHidden/>
              </w:rPr>
              <w:t>18</w:t>
            </w:r>
            <w:r>
              <w:rPr>
                <w:noProof/>
                <w:webHidden/>
              </w:rPr>
              <w:fldChar w:fldCharType="end"/>
            </w:r>
            <w:r w:rsidRPr="00B1258F">
              <w:rPr>
                <w:rStyle w:val="Lienhypertexte"/>
                <w:noProof/>
              </w:rPr>
              <w:fldChar w:fldCharType="end"/>
            </w:r>
          </w:ins>
        </w:p>
        <w:p w14:paraId="43D384D6" w14:textId="245E9D23" w:rsidR="00B025A0" w:rsidDel="0003192A" w:rsidRDefault="00B025A0">
          <w:pPr>
            <w:pStyle w:val="TM1"/>
            <w:tabs>
              <w:tab w:val="left" w:pos="440"/>
              <w:tab w:val="right" w:leader="dot" w:pos="9062"/>
            </w:tabs>
            <w:rPr>
              <w:del w:id="99" w:author="COUTIN Stéphane" w:date="2024-04-30T15:26:00Z"/>
              <w:rFonts w:asciiTheme="minorHAnsi" w:eastAsiaTheme="minorEastAsia" w:hAnsiTheme="minorHAnsi" w:cstheme="minorBidi"/>
              <w:noProof/>
              <w:lang w:eastAsia="fr-FR"/>
            </w:rPr>
          </w:pPr>
          <w:del w:id="100" w:author="COUTIN Stéphane" w:date="2024-04-30T15:26:00Z">
            <w:r w:rsidRPr="0003192A" w:rsidDel="0003192A">
              <w:rPr>
                <w:rPrChange w:id="101" w:author="COUTIN Stéphane" w:date="2024-04-30T15:26:00Z">
                  <w:rPr>
                    <w:rStyle w:val="Lienhypertexte"/>
                    <w:noProof/>
                  </w:rPr>
                </w:rPrChange>
              </w:rPr>
              <w:delText>1</w:delText>
            </w:r>
            <w:r w:rsidDel="0003192A">
              <w:rPr>
                <w:rFonts w:asciiTheme="minorHAnsi" w:eastAsiaTheme="minorEastAsia" w:hAnsiTheme="minorHAnsi" w:cstheme="minorBidi"/>
                <w:noProof/>
                <w:lang w:eastAsia="fr-FR"/>
              </w:rPr>
              <w:tab/>
            </w:r>
            <w:r w:rsidRPr="0003192A" w:rsidDel="0003192A">
              <w:rPr>
                <w:rPrChange w:id="102" w:author="COUTIN Stéphane" w:date="2024-04-30T15:26:00Z">
                  <w:rPr>
                    <w:rStyle w:val="Lienhypertexte"/>
                    <w:noProof/>
                  </w:rPr>
                </w:rPrChange>
              </w:rPr>
              <w:delText>Le module DRE et ses concepts</w:delText>
            </w:r>
            <w:r w:rsidDel="0003192A">
              <w:rPr>
                <w:noProof/>
                <w:webHidden/>
              </w:rPr>
              <w:tab/>
            </w:r>
            <w:r w:rsidR="00120F7B" w:rsidDel="0003192A">
              <w:rPr>
                <w:noProof/>
                <w:webHidden/>
              </w:rPr>
              <w:delText>4</w:delText>
            </w:r>
          </w:del>
        </w:p>
        <w:p w14:paraId="249BEFC5" w14:textId="006208B4" w:rsidR="00B025A0" w:rsidDel="0003192A" w:rsidRDefault="00B025A0">
          <w:pPr>
            <w:pStyle w:val="TM2"/>
            <w:tabs>
              <w:tab w:val="left" w:pos="850"/>
              <w:tab w:val="right" w:leader="dot" w:pos="9062"/>
            </w:tabs>
            <w:rPr>
              <w:del w:id="103" w:author="COUTIN Stéphane" w:date="2024-04-30T15:26:00Z"/>
              <w:rFonts w:asciiTheme="minorHAnsi" w:eastAsiaTheme="minorEastAsia" w:hAnsiTheme="minorHAnsi" w:cstheme="minorBidi"/>
              <w:noProof/>
              <w:lang w:eastAsia="fr-FR"/>
            </w:rPr>
          </w:pPr>
          <w:del w:id="104" w:author="COUTIN Stéphane" w:date="2024-04-30T15:26:00Z">
            <w:r w:rsidRPr="0003192A" w:rsidDel="0003192A">
              <w:rPr>
                <w:rPrChange w:id="105" w:author="COUTIN Stéphane" w:date="2024-04-30T15:26:00Z">
                  <w:rPr>
                    <w:rStyle w:val="Lienhypertexte"/>
                    <w:noProof/>
                  </w:rPr>
                </w:rPrChange>
              </w:rPr>
              <w:delText>1.1</w:delText>
            </w:r>
            <w:r w:rsidDel="0003192A">
              <w:rPr>
                <w:rFonts w:asciiTheme="minorHAnsi" w:eastAsiaTheme="minorEastAsia" w:hAnsiTheme="minorHAnsi" w:cstheme="minorBidi"/>
                <w:noProof/>
                <w:lang w:eastAsia="fr-FR"/>
              </w:rPr>
              <w:tab/>
            </w:r>
            <w:r w:rsidRPr="0003192A" w:rsidDel="0003192A">
              <w:rPr>
                <w:rPrChange w:id="106" w:author="COUTIN Stéphane" w:date="2024-04-30T15:26:00Z">
                  <w:rPr>
                    <w:rStyle w:val="Lienhypertexte"/>
                    <w:noProof/>
                  </w:rPr>
                </w:rPrChange>
              </w:rPr>
              <w:delText>Les objectifs de DRE</w:delText>
            </w:r>
            <w:r w:rsidDel="0003192A">
              <w:rPr>
                <w:noProof/>
                <w:webHidden/>
              </w:rPr>
              <w:tab/>
            </w:r>
            <w:r w:rsidR="00120F7B" w:rsidDel="0003192A">
              <w:rPr>
                <w:noProof/>
                <w:webHidden/>
              </w:rPr>
              <w:delText>4</w:delText>
            </w:r>
          </w:del>
        </w:p>
        <w:p w14:paraId="0D4A0CDF" w14:textId="0E5D5D6D" w:rsidR="00B025A0" w:rsidDel="0003192A" w:rsidRDefault="00B025A0">
          <w:pPr>
            <w:pStyle w:val="TM2"/>
            <w:tabs>
              <w:tab w:val="left" w:pos="850"/>
              <w:tab w:val="right" w:leader="dot" w:pos="9062"/>
            </w:tabs>
            <w:rPr>
              <w:del w:id="107" w:author="COUTIN Stéphane" w:date="2024-04-30T15:26:00Z"/>
              <w:rFonts w:asciiTheme="minorHAnsi" w:eastAsiaTheme="minorEastAsia" w:hAnsiTheme="minorHAnsi" w:cstheme="minorBidi"/>
              <w:noProof/>
              <w:lang w:eastAsia="fr-FR"/>
            </w:rPr>
          </w:pPr>
          <w:del w:id="108" w:author="COUTIN Stéphane" w:date="2024-04-30T15:26:00Z">
            <w:r w:rsidRPr="0003192A" w:rsidDel="0003192A">
              <w:rPr>
                <w:rPrChange w:id="109" w:author="COUTIN Stéphane" w:date="2024-04-30T15:26:00Z">
                  <w:rPr>
                    <w:rStyle w:val="Lienhypertexte"/>
                    <w:noProof/>
                  </w:rPr>
                </w:rPrChange>
              </w:rPr>
              <w:delText>1.2</w:delText>
            </w:r>
            <w:r w:rsidDel="0003192A">
              <w:rPr>
                <w:rFonts w:asciiTheme="minorHAnsi" w:eastAsiaTheme="minorEastAsia" w:hAnsiTheme="minorHAnsi" w:cstheme="minorBidi"/>
                <w:noProof/>
                <w:lang w:eastAsia="fr-FR"/>
              </w:rPr>
              <w:tab/>
            </w:r>
            <w:r w:rsidRPr="0003192A" w:rsidDel="0003192A">
              <w:rPr>
                <w:rPrChange w:id="110" w:author="COUTIN Stéphane" w:date="2024-04-30T15:26:00Z">
                  <w:rPr>
                    <w:rStyle w:val="Lienhypertexte"/>
                    <w:noProof/>
                  </w:rPr>
                </w:rPrChange>
              </w:rPr>
              <w:delText>Pas de rétro compatibilité des formats entre versions</w:delText>
            </w:r>
            <w:r w:rsidDel="0003192A">
              <w:rPr>
                <w:noProof/>
                <w:webHidden/>
              </w:rPr>
              <w:tab/>
            </w:r>
            <w:r w:rsidR="00120F7B" w:rsidDel="0003192A">
              <w:rPr>
                <w:noProof/>
                <w:webHidden/>
              </w:rPr>
              <w:delText>4</w:delText>
            </w:r>
          </w:del>
        </w:p>
        <w:p w14:paraId="6CDC723E" w14:textId="1DFC54AA" w:rsidR="00B025A0" w:rsidDel="0003192A" w:rsidRDefault="00B025A0">
          <w:pPr>
            <w:pStyle w:val="TM2"/>
            <w:tabs>
              <w:tab w:val="left" w:pos="850"/>
              <w:tab w:val="right" w:leader="dot" w:pos="9062"/>
            </w:tabs>
            <w:rPr>
              <w:del w:id="111" w:author="COUTIN Stéphane" w:date="2024-04-30T15:26:00Z"/>
              <w:rFonts w:asciiTheme="minorHAnsi" w:eastAsiaTheme="minorEastAsia" w:hAnsiTheme="minorHAnsi" w:cstheme="minorBidi"/>
              <w:noProof/>
              <w:lang w:eastAsia="fr-FR"/>
            </w:rPr>
          </w:pPr>
          <w:del w:id="112" w:author="COUTIN Stéphane" w:date="2024-04-30T15:26:00Z">
            <w:r w:rsidRPr="0003192A" w:rsidDel="0003192A">
              <w:rPr>
                <w:rPrChange w:id="113" w:author="COUTIN Stéphane" w:date="2024-04-30T15:26:00Z">
                  <w:rPr>
                    <w:rStyle w:val="Lienhypertexte"/>
                    <w:noProof/>
                  </w:rPr>
                </w:rPrChange>
              </w:rPr>
              <w:delText>1.3</w:delText>
            </w:r>
            <w:r w:rsidDel="0003192A">
              <w:rPr>
                <w:rFonts w:asciiTheme="minorHAnsi" w:eastAsiaTheme="minorEastAsia" w:hAnsiTheme="minorHAnsi" w:cstheme="minorBidi"/>
                <w:noProof/>
                <w:lang w:eastAsia="fr-FR"/>
              </w:rPr>
              <w:tab/>
            </w:r>
            <w:r w:rsidRPr="0003192A" w:rsidDel="0003192A">
              <w:rPr>
                <w:rPrChange w:id="114" w:author="COUTIN Stéphane" w:date="2024-04-30T15:26:00Z">
                  <w:rPr>
                    <w:rStyle w:val="Lienhypertexte"/>
                    <w:noProof/>
                  </w:rPr>
                </w:rPrChange>
              </w:rPr>
              <w:delText>Principe de fonctionnement</w:delText>
            </w:r>
            <w:r w:rsidDel="0003192A">
              <w:rPr>
                <w:noProof/>
                <w:webHidden/>
              </w:rPr>
              <w:tab/>
            </w:r>
            <w:r w:rsidR="00120F7B" w:rsidDel="0003192A">
              <w:rPr>
                <w:noProof/>
                <w:webHidden/>
              </w:rPr>
              <w:delText>4</w:delText>
            </w:r>
          </w:del>
        </w:p>
        <w:p w14:paraId="6017AD4E" w14:textId="38911026" w:rsidR="00B025A0" w:rsidDel="0003192A" w:rsidRDefault="00B025A0">
          <w:pPr>
            <w:pStyle w:val="TM1"/>
            <w:tabs>
              <w:tab w:val="left" w:pos="440"/>
              <w:tab w:val="right" w:leader="dot" w:pos="9062"/>
            </w:tabs>
            <w:rPr>
              <w:del w:id="115" w:author="COUTIN Stéphane" w:date="2024-04-30T15:26:00Z"/>
              <w:rFonts w:asciiTheme="minorHAnsi" w:eastAsiaTheme="minorEastAsia" w:hAnsiTheme="minorHAnsi" w:cstheme="minorBidi"/>
              <w:noProof/>
              <w:lang w:eastAsia="fr-FR"/>
            </w:rPr>
          </w:pPr>
          <w:del w:id="116" w:author="COUTIN Stéphane" w:date="2024-04-30T15:26:00Z">
            <w:r w:rsidRPr="0003192A" w:rsidDel="0003192A">
              <w:rPr>
                <w:rPrChange w:id="117" w:author="COUTIN Stéphane" w:date="2024-04-30T15:26:00Z">
                  <w:rPr>
                    <w:rStyle w:val="Lienhypertexte"/>
                    <w:noProof/>
                  </w:rPr>
                </w:rPrChange>
              </w:rPr>
              <w:delText>2</w:delText>
            </w:r>
            <w:r w:rsidDel="0003192A">
              <w:rPr>
                <w:rFonts w:asciiTheme="minorHAnsi" w:eastAsiaTheme="minorEastAsia" w:hAnsiTheme="minorHAnsi" w:cstheme="minorBidi"/>
                <w:noProof/>
                <w:lang w:eastAsia="fr-FR"/>
              </w:rPr>
              <w:tab/>
            </w:r>
            <w:r w:rsidRPr="0003192A" w:rsidDel="0003192A">
              <w:rPr>
                <w:rPrChange w:id="118" w:author="COUTIN Stéphane" w:date="2024-04-30T15:26:00Z">
                  <w:rPr>
                    <w:rStyle w:val="Lienhypertexte"/>
                    <w:noProof/>
                  </w:rPr>
                </w:rPrChange>
              </w:rPr>
              <w:delText>Installation</w:delText>
            </w:r>
            <w:r w:rsidDel="0003192A">
              <w:rPr>
                <w:noProof/>
                <w:webHidden/>
              </w:rPr>
              <w:tab/>
            </w:r>
            <w:r w:rsidR="00120F7B" w:rsidDel="0003192A">
              <w:rPr>
                <w:noProof/>
                <w:webHidden/>
              </w:rPr>
              <w:delText>6</w:delText>
            </w:r>
          </w:del>
        </w:p>
        <w:p w14:paraId="0760820D" w14:textId="73264C27" w:rsidR="00B025A0" w:rsidDel="0003192A" w:rsidRDefault="00B025A0">
          <w:pPr>
            <w:pStyle w:val="TM2"/>
            <w:tabs>
              <w:tab w:val="left" w:pos="850"/>
              <w:tab w:val="right" w:leader="dot" w:pos="9062"/>
            </w:tabs>
            <w:rPr>
              <w:del w:id="119" w:author="COUTIN Stéphane" w:date="2024-04-30T15:26:00Z"/>
              <w:rFonts w:asciiTheme="minorHAnsi" w:eastAsiaTheme="minorEastAsia" w:hAnsiTheme="minorHAnsi" w:cstheme="minorBidi"/>
              <w:noProof/>
              <w:lang w:eastAsia="fr-FR"/>
            </w:rPr>
          </w:pPr>
          <w:del w:id="120" w:author="COUTIN Stéphane" w:date="2024-04-30T15:26:00Z">
            <w:r w:rsidRPr="0003192A" w:rsidDel="0003192A">
              <w:rPr>
                <w:rPrChange w:id="121" w:author="COUTIN Stéphane" w:date="2024-04-30T15:26:00Z">
                  <w:rPr>
                    <w:rStyle w:val="Lienhypertexte"/>
                    <w:noProof/>
                  </w:rPr>
                </w:rPrChange>
              </w:rPr>
              <w:delText>2.1</w:delText>
            </w:r>
            <w:r w:rsidDel="0003192A">
              <w:rPr>
                <w:rFonts w:asciiTheme="minorHAnsi" w:eastAsiaTheme="minorEastAsia" w:hAnsiTheme="minorHAnsi" w:cstheme="minorBidi"/>
                <w:noProof/>
                <w:lang w:eastAsia="fr-FR"/>
              </w:rPr>
              <w:tab/>
            </w:r>
            <w:r w:rsidRPr="0003192A" w:rsidDel="0003192A">
              <w:rPr>
                <w:rPrChange w:id="122" w:author="COUTIN Stéphane" w:date="2024-04-30T15:26:00Z">
                  <w:rPr>
                    <w:rStyle w:val="Lienhypertexte"/>
                    <w:noProof/>
                  </w:rPr>
                </w:rPrChange>
              </w:rPr>
              <w:delText>Pré requis administratif d’installation</w:delText>
            </w:r>
            <w:r w:rsidDel="0003192A">
              <w:rPr>
                <w:noProof/>
                <w:webHidden/>
              </w:rPr>
              <w:tab/>
            </w:r>
            <w:r w:rsidR="00120F7B" w:rsidDel="0003192A">
              <w:rPr>
                <w:noProof/>
                <w:webHidden/>
              </w:rPr>
              <w:delText>6</w:delText>
            </w:r>
          </w:del>
        </w:p>
        <w:p w14:paraId="1C69D1BD" w14:textId="7B070107" w:rsidR="00B025A0" w:rsidDel="0003192A" w:rsidRDefault="00B025A0">
          <w:pPr>
            <w:pStyle w:val="TM2"/>
            <w:tabs>
              <w:tab w:val="left" w:pos="850"/>
              <w:tab w:val="right" w:leader="dot" w:pos="9062"/>
            </w:tabs>
            <w:rPr>
              <w:del w:id="123" w:author="COUTIN Stéphane" w:date="2024-04-30T15:26:00Z"/>
              <w:rFonts w:asciiTheme="minorHAnsi" w:eastAsiaTheme="minorEastAsia" w:hAnsiTheme="minorHAnsi" w:cstheme="minorBidi"/>
              <w:noProof/>
              <w:lang w:eastAsia="fr-FR"/>
            </w:rPr>
          </w:pPr>
          <w:del w:id="124" w:author="COUTIN Stéphane" w:date="2024-04-30T15:26:00Z">
            <w:r w:rsidRPr="0003192A" w:rsidDel="0003192A">
              <w:rPr>
                <w:rPrChange w:id="125" w:author="COUTIN Stéphane" w:date="2024-04-30T15:26:00Z">
                  <w:rPr>
                    <w:rStyle w:val="Lienhypertexte"/>
                    <w:noProof/>
                  </w:rPr>
                </w:rPrChange>
              </w:rPr>
              <w:delText>2.2</w:delText>
            </w:r>
            <w:r w:rsidDel="0003192A">
              <w:rPr>
                <w:rFonts w:asciiTheme="minorHAnsi" w:eastAsiaTheme="minorEastAsia" w:hAnsiTheme="minorHAnsi" w:cstheme="minorBidi"/>
                <w:noProof/>
                <w:lang w:eastAsia="fr-FR"/>
              </w:rPr>
              <w:tab/>
            </w:r>
            <w:r w:rsidRPr="0003192A" w:rsidDel="0003192A">
              <w:rPr>
                <w:rPrChange w:id="126" w:author="COUTIN Stéphane" w:date="2024-04-30T15:26:00Z">
                  <w:rPr>
                    <w:rStyle w:val="Lienhypertexte"/>
                    <w:noProof/>
                  </w:rPr>
                </w:rPrChange>
              </w:rPr>
              <w:delText>Pré requis technique d'installation</w:delText>
            </w:r>
            <w:r w:rsidDel="0003192A">
              <w:rPr>
                <w:noProof/>
                <w:webHidden/>
              </w:rPr>
              <w:tab/>
            </w:r>
            <w:r w:rsidR="00120F7B" w:rsidDel="0003192A">
              <w:rPr>
                <w:noProof/>
                <w:webHidden/>
              </w:rPr>
              <w:delText>6</w:delText>
            </w:r>
          </w:del>
        </w:p>
        <w:p w14:paraId="22A00F29" w14:textId="0728A378" w:rsidR="00B025A0" w:rsidDel="0003192A" w:rsidRDefault="00B025A0">
          <w:pPr>
            <w:pStyle w:val="TM2"/>
            <w:tabs>
              <w:tab w:val="left" w:pos="850"/>
              <w:tab w:val="right" w:leader="dot" w:pos="9062"/>
            </w:tabs>
            <w:rPr>
              <w:del w:id="127" w:author="COUTIN Stéphane" w:date="2024-04-30T15:26:00Z"/>
              <w:rFonts w:asciiTheme="minorHAnsi" w:eastAsiaTheme="minorEastAsia" w:hAnsiTheme="minorHAnsi" w:cstheme="minorBidi"/>
              <w:noProof/>
              <w:lang w:eastAsia="fr-FR"/>
            </w:rPr>
          </w:pPr>
          <w:del w:id="128" w:author="COUTIN Stéphane" w:date="2024-04-30T15:26:00Z">
            <w:r w:rsidRPr="0003192A" w:rsidDel="0003192A">
              <w:rPr>
                <w:rPrChange w:id="129" w:author="COUTIN Stéphane" w:date="2024-04-30T15:26:00Z">
                  <w:rPr>
                    <w:rStyle w:val="Lienhypertexte"/>
                    <w:noProof/>
                  </w:rPr>
                </w:rPrChange>
              </w:rPr>
              <w:delText>2.3</w:delText>
            </w:r>
            <w:r w:rsidDel="0003192A">
              <w:rPr>
                <w:rFonts w:asciiTheme="minorHAnsi" w:eastAsiaTheme="minorEastAsia" w:hAnsiTheme="minorHAnsi" w:cstheme="minorBidi"/>
                <w:noProof/>
                <w:lang w:eastAsia="fr-FR"/>
              </w:rPr>
              <w:tab/>
            </w:r>
            <w:r w:rsidRPr="0003192A" w:rsidDel="0003192A">
              <w:rPr>
                <w:rPrChange w:id="130" w:author="COUTIN Stéphane" w:date="2024-04-30T15:26:00Z">
                  <w:rPr>
                    <w:rStyle w:val="Lienhypertexte"/>
                    <w:noProof/>
                  </w:rPr>
                </w:rPrChange>
              </w:rPr>
              <w:delText>Mode opératoire de mise à jour de la base DRE</w:delText>
            </w:r>
            <w:r w:rsidDel="0003192A">
              <w:rPr>
                <w:noProof/>
                <w:webHidden/>
              </w:rPr>
              <w:tab/>
            </w:r>
            <w:r w:rsidR="00120F7B" w:rsidDel="0003192A">
              <w:rPr>
                <w:noProof/>
                <w:webHidden/>
              </w:rPr>
              <w:delText>6</w:delText>
            </w:r>
          </w:del>
        </w:p>
        <w:p w14:paraId="71726704" w14:textId="6289A75F" w:rsidR="00B025A0" w:rsidDel="0003192A" w:rsidRDefault="00B025A0">
          <w:pPr>
            <w:pStyle w:val="TM3"/>
            <w:tabs>
              <w:tab w:val="left" w:pos="1134"/>
              <w:tab w:val="right" w:leader="dot" w:pos="9062"/>
            </w:tabs>
            <w:rPr>
              <w:del w:id="131" w:author="COUTIN Stéphane" w:date="2024-04-30T15:26:00Z"/>
              <w:rFonts w:asciiTheme="minorHAnsi" w:eastAsiaTheme="minorEastAsia" w:hAnsiTheme="minorHAnsi" w:cstheme="minorBidi"/>
              <w:noProof/>
              <w:lang w:eastAsia="fr-FR"/>
            </w:rPr>
          </w:pPr>
          <w:del w:id="132" w:author="COUTIN Stéphane" w:date="2024-04-30T15:26:00Z">
            <w:r w:rsidRPr="0003192A" w:rsidDel="0003192A">
              <w:rPr>
                <w:rPrChange w:id="133" w:author="COUTIN Stéphane" w:date="2024-04-30T15:26:00Z">
                  <w:rPr>
                    <w:rStyle w:val="Lienhypertexte"/>
                    <w:noProof/>
                  </w:rPr>
                </w:rPrChange>
              </w:rPr>
              <w:delText>2.3.1</w:delText>
            </w:r>
            <w:r w:rsidDel="0003192A">
              <w:rPr>
                <w:rFonts w:asciiTheme="minorHAnsi" w:eastAsiaTheme="minorEastAsia" w:hAnsiTheme="minorHAnsi" w:cstheme="minorBidi"/>
                <w:noProof/>
                <w:lang w:eastAsia="fr-FR"/>
              </w:rPr>
              <w:tab/>
            </w:r>
            <w:r w:rsidRPr="0003192A" w:rsidDel="0003192A">
              <w:rPr>
                <w:rPrChange w:id="134" w:author="COUTIN Stéphane" w:date="2024-04-30T15:26:00Z">
                  <w:rPr>
                    <w:rStyle w:val="Lienhypertexte"/>
                    <w:noProof/>
                  </w:rPr>
                </w:rPrChange>
              </w:rPr>
              <w:delText>Mise à disposition des données</w:delText>
            </w:r>
            <w:r w:rsidDel="0003192A">
              <w:rPr>
                <w:noProof/>
                <w:webHidden/>
              </w:rPr>
              <w:tab/>
            </w:r>
            <w:r w:rsidR="00120F7B" w:rsidDel="0003192A">
              <w:rPr>
                <w:noProof/>
                <w:webHidden/>
              </w:rPr>
              <w:delText>7</w:delText>
            </w:r>
          </w:del>
        </w:p>
        <w:p w14:paraId="4CE6FD76" w14:textId="1C8D21BB" w:rsidR="00B025A0" w:rsidDel="0003192A" w:rsidRDefault="00B025A0">
          <w:pPr>
            <w:pStyle w:val="TM3"/>
            <w:tabs>
              <w:tab w:val="left" w:pos="1134"/>
              <w:tab w:val="right" w:leader="dot" w:pos="9062"/>
            </w:tabs>
            <w:rPr>
              <w:del w:id="135" w:author="COUTIN Stéphane" w:date="2024-04-30T15:26:00Z"/>
              <w:rFonts w:asciiTheme="minorHAnsi" w:eastAsiaTheme="minorEastAsia" w:hAnsiTheme="minorHAnsi" w:cstheme="minorBidi"/>
              <w:noProof/>
              <w:lang w:eastAsia="fr-FR"/>
            </w:rPr>
          </w:pPr>
          <w:del w:id="136" w:author="COUTIN Stéphane" w:date="2024-04-30T15:26:00Z">
            <w:r w:rsidRPr="0003192A" w:rsidDel="0003192A">
              <w:rPr>
                <w:rPrChange w:id="137" w:author="COUTIN Stéphane" w:date="2024-04-30T15:26:00Z">
                  <w:rPr>
                    <w:rStyle w:val="Lienhypertexte"/>
                    <w:noProof/>
                  </w:rPr>
                </w:rPrChange>
              </w:rPr>
              <w:delText>2.3.2</w:delText>
            </w:r>
            <w:r w:rsidDel="0003192A">
              <w:rPr>
                <w:rFonts w:asciiTheme="minorHAnsi" w:eastAsiaTheme="minorEastAsia" w:hAnsiTheme="minorHAnsi" w:cstheme="minorBidi"/>
                <w:noProof/>
                <w:lang w:eastAsia="fr-FR"/>
              </w:rPr>
              <w:tab/>
            </w:r>
            <w:r w:rsidRPr="0003192A" w:rsidDel="0003192A">
              <w:rPr>
                <w:rPrChange w:id="138" w:author="COUTIN Stéphane" w:date="2024-04-30T15:26:00Z">
                  <w:rPr>
                    <w:rStyle w:val="Lienhypertexte"/>
                    <w:noProof/>
                  </w:rPr>
                </w:rPrChange>
              </w:rPr>
              <w:delText>Fichier d’indication de la version de DRE</w:delText>
            </w:r>
            <w:r w:rsidDel="0003192A">
              <w:rPr>
                <w:noProof/>
                <w:webHidden/>
              </w:rPr>
              <w:tab/>
            </w:r>
            <w:r w:rsidR="00120F7B" w:rsidDel="0003192A">
              <w:rPr>
                <w:noProof/>
                <w:webHidden/>
              </w:rPr>
              <w:delText>7</w:delText>
            </w:r>
          </w:del>
        </w:p>
        <w:p w14:paraId="54967F31" w14:textId="3821EDB1" w:rsidR="00B025A0" w:rsidDel="0003192A" w:rsidRDefault="00B025A0">
          <w:pPr>
            <w:pStyle w:val="TM3"/>
            <w:tabs>
              <w:tab w:val="left" w:pos="1134"/>
              <w:tab w:val="right" w:leader="dot" w:pos="9062"/>
            </w:tabs>
            <w:rPr>
              <w:del w:id="139" w:author="COUTIN Stéphane" w:date="2024-04-30T15:26:00Z"/>
              <w:rFonts w:asciiTheme="minorHAnsi" w:eastAsiaTheme="minorEastAsia" w:hAnsiTheme="minorHAnsi" w:cstheme="minorBidi"/>
              <w:noProof/>
              <w:lang w:eastAsia="fr-FR"/>
            </w:rPr>
          </w:pPr>
          <w:del w:id="140" w:author="COUTIN Stéphane" w:date="2024-04-30T15:26:00Z">
            <w:r w:rsidRPr="0003192A" w:rsidDel="0003192A">
              <w:rPr>
                <w:rPrChange w:id="141" w:author="COUTIN Stéphane" w:date="2024-04-30T15:26:00Z">
                  <w:rPr>
                    <w:rStyle w:val="Lienhypertexte"/>
                    <w:noProof/>
                  </w:rPr>
                </w:rPrChange>
              </w:rPr>
              <w:delText>2.3.3</w:delText>
            </w:r>
            <w:r w:rsidDel="0003192A">
              <w:rPr>
                <w:rFonts w:asciiTheme="minorHAnsi" w:eastAsiaTheme="minorEastAsia" w:hAnsiTheme="minorHAnsi" w:cstheme="minorBidi"/>
                <w:noProof/>
                <w:lang w:eastAsia="fr-FR"/>
              </w:rPr>
              <w:tab/>
            </w:r>
            <w:r w:rsidRPr="0003192A" w:rsidDel="0003192A">
              <w:rPr>
                <w:rPrChange w:id="142" w:author="COUTIN Stéphane" w:date="2024-04-30T15:26:00Z">
                  <w:rPr>
                    <w:rStyle w:val="Lienhypertexte"/>
                    <w:noProof/>
                  </w:rPr>
                </w:rPrChange>
              </w:rPr>
              <w:delText>Création de la base DRE en établissement</w:delText>
            </w:r>
            <w:r w:rsidDel="0003192A">
              <w:rPr>
                <w:noProof/>
                <w:webHidden/>
              </w:rPr>
              <w:tab/>
            </w:r>
            <w:r w:rsidR="00120F7B" w:rsidDel="0003192A">
              <w:rPr>
                <w:noProof/>
                <w:webHidden/>
              </w:rPr>
              <w:delText>8</w:delText>
            </w:r>
          </w:del>
        </w:p>
        <w:p w14:paraId="2C9A6726" w14:textId="48727435" w:rsidR="00B025A0" w:rsidDel="0003192A" w:rsidRDefault="00B025A0">
          <w:pPr>
            <w:pStyle w:val="TM2"/>
            <w:tabs>
              <w:tab w:val="left" w:pos="850"/>
              <w:tab w:val="right" w:leader="dot" w:pos="9062"/>
            </w:tabs>
            <w:rPr>
              <w:del w:id="143" w:author="COUTIN Stéphane" w:date="2024-04-30T15:26:00Z"/>
              <w:rFonts w:asciiTheme="minorHAnsi" w:eastAsiaTheme="minorEastAsia" w:hAnsiTheme="minorHAnsi" w:cstheme="minorBidi"/>
              <w:noProof/>
              <w:lang w:eastAsia="fr-FR"/>
            </w:rPr>
          </w:pPr>
          <w:del w:id="144" w:author="COUTIN Stéphane" w:date="2024-04-30T15:26:00Z">
            <w:r w:rsidRPr="0003192A" w:rsidDel="0003192A">
              <w:rPr>
                <w:rPrChange w:id="145" w:author="COUTIN Stéphane" w:date="2024-04-30T15:26:00Z">
                  <w:rPr>
                    <w:rStyle w:val="Lienhypertexte"/>
                    <w:noProof/>
                  </w:rPr>
                </w:rPrChange>
              </w:rPr>
              <w:delText>2.4</w:delText>
            </w:r>
            <w:r w:rsidDel="0003192A">
              <w:rPr>
                <w:rFonts w:asciiTheme="minorHAnsi" w:eastAsiaTheme="minorEastAsia" w:hAnsiTheme="minorHAnsi" w:cstheme="minorBidi"/>
                <w:noProof/>
                <w:lang w:eastAsia="fr-FR"/>
              </w:rPr>
              <w:tab/>
            </w:r>
            <w:r w:rsidRPr="0003192A" w:rsidDel="0003192A">
              <w:rPr>
                <w:rPrChange w:id="146" w:author="COUTIN Stéphane" w:date="2024-04-30T15:26:00Z">
                  <w:rPr>
                    <w:rStyle w:val="Lienhypertexte"/>
                    <w:noProof/>
                  </w:rPr>
                </w:rPrChange>
              </w:rPr>
              <w:delText>Personnalisation de DRE</w:delText>
            </w:r>
            <w:r w:rsidDel="0003192A">
              <w:rPr>
                <w:noProof/>
                <w:webHidden/>
              </w:rPr>
              <w:tab/>
            </w:r>
            <w:r w:rsidR="00120F7B" w:rsidDel="0003192A">
              <w:rPr>
                <w:noProof/>
                <w:webHidden/>
              </w:rPr>
              <w:delText>8</w:delText>
            </w:r>
          </w:del>
        </w:p>
        <w:p w14:paraId="3A73E94F" w14:textId="298113E2" w:rsidR="00B025A0" w:rsidDel="0003192A" w:rsidRDefault="00B025A0">
          <w:pPr>
            <w:pStyle w:val="TM1"/>
            <w:tabs>
              <w:tab w:val="left" w:pos="440"/>
              <w:tab w:val="right" w:leader="dot" w:pos="9062"/>
            </w:tabs>
            <w:rPr>
              <w:del w:id="147" w:author="COUTIN Stéphane" w:date="2024-04-30T15:26:00Z"/>
              <w:rFonts w:asciiTheme="minorHAnsi" w:eastAsiaTheme="minorEastAsia" w:hAnsiTheme="minorHAnsi" w:cstheme="minorBidi"/>
              <w:noProof/>
              <w:lang w:eastAsia="fr-FR"/>
            </w:rPr>
          </w:pPr>
          <w:del w:id="148" w:author="COUTIN Stéphane" w:date="2024-04-30T15:26:00Z">
            <w:r w:rsidRPr="0003192A" w:rsidDel="0003192A">
              <w:rPr>
                <w:rPrChange w:id="149" w:author="COUTIN Stéphane" w:date="2024-04-30T15:26:00Z">
                  <w:rPr>
                    <w:rStyle w:val="Lienhypertexte"/>
                    <w:noProof/>
                  </w:rPr>
                </w:rPrChange>
              </w:rPr>
              <w:delText>3</w:delText>
            </w:r>
            <w:r w:rsidDel="0003192A">
              <w:rPr>
                <w:rFonts w:asciiTheme="minorHAnsi" w:eastAsiaTheme="minorEastAsia" w:hAnsiTheme="minorHAnsi" w:cstheme="minorBidi"/>
                <w:noProof/>
                <w:lang w:eastAsia="fr-FR"/>
              </w:rPr>
              <w:tab/>
            </w:r>
            <w:r w:rsidRPr="0003192A" w:rsidDel="0003192A">
              <w:rPr>
                <w:rPrChange w:id="150" w:author="COUTIN Stéphane" w:date="2024-04-30T15:26:00Z">
                  <w:rPr>
                    <w:rStyle w:val="Lienhypertexte"/>
                    <w:noProof/>
                  </w:rPr>
                </w:rPrChange>
              </w:rPr>
              <w:delText>Les données</w:delText>
            </w:r>
            <w:r w:rsidDel="0003192A">
              <w:rPr>
                <w:noProof/>
                <w:webHidden/>
              </w:rPr>
              <w:tab/>
            </w:r>
            <w:r w:rsidR="00120F7B" w:rsidDel="0003192A">
              <w:rPr>
                <w:noProof/>
                <w:webHidden/>
              </w:rPr>
              <w:delText>9</w:delText>
            </w:r>
          </w:del>
        </w:p>
        <w:p w14:paraId="0BCA40A3" w14:textId="2AF6F6DA" w:rsidR="00B025A0" w:rsidDel="0003192A" w:rsidRDefault="00B025A0">
          <w:pPr>
            <w:pStyle w:val="TM2"/>
            <w:tabs>
              <w:tab w:val="left" w:pos="850"/>
              <w:tab w:val="right" w:leader="dot" w:pos="9062"/>
            </w:tabs>
            <w:rPr>
              <w:del w:id="151" w:author="COUTIN Stéphane" w:date="2024-04-30T15:26:00Z"/>
              <w:rFonts w:asciiTheme="minorHAnsi" w:eastAsiaTheme="minorEastAsia" w:hAnsiTheme="minorHAnsi" w:cstheme="minorBidi"/>
              <w:noProof/>
              <w:lang w:eastAsia="fr-FR"/>
            </w:rPr>
          </w:pPr>
          <w:del w:id="152" w:author="COUTIN Stéphane" w:date="2024-04-30T15:26:00Z">
            <w:r w:rsidRPr="0003192A" w:rsidDel="0003192A">
              <w:rPr>
                <w:rPrChange w:id="153" w:author="COUTIN Stéphane" w:date="2024-04-30T15:26:00Z">
                  <w:rPr>
                    <w:rStyle w:val="Lienhypertexte"/>
                    <w:noProof/>
                  </w:rPr>
                </w:rPrChange>
              </w:rPr>
              <w:delText>3.1</w:delText>
            </w:r>
            <w:r w:rsidDel="0003192A">
              <w:rPr>
                <w:rFonts w:asciiTheme="minorHAnsi" w:eastAsiaTheme="minorEastAsia" w:hAnsiTheme="minorHAnsi" w:cstheme="minorBidi"/>
                <w:noProof/>
                <w:lang w:eastAsia="fr-FR"/>
              </w:rPr>
              <w:tab/>
            </w:r>
            <w:r w:rsidRPr="0003192A" w:rsidDel="0003192A">
              <w:rPr>
                <w:rPrChange w:id="154" w:author="COUTIN Stéphane" w:date="2024-04-30T15:26:00Z">
                  <w:rPr>
                    <w:rStyle w:val="Lienhypertexte"/>
                    <w:noProof/>
                  </w:rPr>
                </w:rPrChange>
              </w:rPr>
              <w:delText>Les Bdd constituant DRE</w:delText>
            </w:r>
            <w:r w:rsidDel="0003192A">
              <w:rPr>
                <w:noProof/>
                <w:webHidden/>
              </w:rPr>
              <w:tab/>
            </w:r>
            <w:r w:rsidR="00120F7B" w:rsidDel="0003192A">
              <w:rPr>
                <w:noProof/>
                <w:webHidden/>
              </w:rPr>
              <w:delText>9</w:delText>
            </w:r>
          </w:del>
        </w:p>
        <w:p w14:paraId="691E64E2" w14:textId="2DBC3117" w:rsidR="00B025A0" w:rsidDel="0003192A" w:rsidRDefault="00B025A0">
          <w:pPr>
            <w:pStyle w:val="TM2"/>
            <w:tabs>
              <w:tab w:val="left" w:pos="850"/>
              <w:tab w:val="right" w:leader="dot" w:pos="9062"/>
            </w:tabs>
            <w:rPr>
              <w:del w:id="155" w:author="COUTIN Stéphane" w:date="2024-04-30T15:26:00Z"/>
              <w:rFonts w:asciiTheme="minorHAnsi" w:eastAsiaTheme="minorEastAsia" w:hAnsiTheme="minorHAnsi" w:cstheme="minorBidi"/>
              <w:noProof/>
              <w:lang w:eastAsia="fr-FR"/>
            </w:rPr>
          </w:pPr>
          <w:del w:id="156" w:author="COUTIN Stéphane" w:date="2024-04-30T15:26:00Z">
            <w:r w:rsidRPr="0003192A" w:rsidDel="0003192A">
              <w:rPr>
                <w:rPrChange w:id="157" w:author="COUTIN Stéphane" w:date="2024-04-30T15:26:00Z">
                  <w:rPr>
                    <w:rStyle w:val="Lienhypertexte"/>
                    <w:noProof/>
                  </w:rPr>
                </w:rPrChange>
              </w:rPr>
              <w:delText>3.2</w:delText>
            </w:r>
            <w:r w:rsidDel="0003192A">
              <w:rPr>
                <w:rFonts w:asciiTheme="minorHAnsi" w:eastAsiaTheme="minorEastAsia" w:hAnsiTheme="minorHAnsi" w:cstheme="minorBidi"/>
                <w:noProof/>
                <w:lang w:eastAsia="fr-FR"/>
              </w:rPr>
              <w:tab/>
            </w:r>
            <w:r w:rsidRPr="0003192A" w:rsidDel="0003192A">
              <w:rPr>
                <w:rPrChange w:id="158" w:author="COUTIN Stéphane" w:date="2024-04-30T15:26:00Z">
                  <w:rPr>
                    <w:rStyle w:val="Lienhypertexte"/>
                    <w:noProof/>
                  </w:rPr>
                </w:rPrChange>
              </w:rPr>
              <w:delText>Modèle de données</w:delText>
            </w:r>
            <w:r w:rsidDel="0003192A">
              <w:rPr>
                <w:noProof/>
                <w:webHidden/>
              </w:rPr>
              <w:tab/>
            </w:r>
            <w:r w:rsidR="00120F7B" w:rsidDel="0003192A">
              <w:rPr>
                <w:noProof/>
                <w:webHidden/>
              </w:rPr>
              <w:delText>9</w:delText>
            </w:r>
          </w:del>
        </w:p>
        <w:p w14:paraId="4E1130BB" w14:textId="5CBF0A1A" w:rsidR="00B025A0" w:rsidDel="0003192A" w:rsidRDefault="00B025A0">
          <w:pPr>
            <w:pStyle w:val="TM1"/>
            <w:tabs>
              <w:tab w:val="left" w:pos="440"/>
              <w:tab w:val="right" w:leader="dot" w:pos="9062"/>
            </w:tabs>
            <w:rPr>
              <w:del w:id="159" w:author="COUTIN Stéphane" w:date="2024-04-30T15:26:00Z"/>
              <w:rFonts w:asciiTheme="minorHAnsi" w:eastAsiaTheme="minorEastAsia" w:hAnsiTheme="minorHAnsi" w:cstheme="minorBidi"/>
              <w:noProof/>
              <w:lang w:eastAsia="fr-FR"/>
            </w:rPr>
          </w:pPr>
          <w:del w:id="160" w:author="COUTIN Stéphane" w:date="2024-04-30T15:26:00Z">
            <w:r w:rsidRPr="0003192A" w:rsidDel="0003192A">
              <w:rPr>
                <w:rPrChange w:id="161" w:author="COUTIN Stéphane" w:date="2024-04-30T15:26:00Z">
                  <w:rPr>
                    <w:rStyle w:val="Lienhypertexte"/>
                    <w:noProof/>
                  </w:rPr>
                </w:rPrChange>
              </w:rPr>
              <w:delText>4</w:delText>
            </w:r>
            <w:r w:rsidDel="0003192A">
              <w:rPr>
                <w:rFonts w:asciiTheme="minorHAnsi" w:eastAsiaTheme="minorEastAsia" w:hAnsiTheme="minorHAnsi" w:cstheme="minorBidi"/>
                <w:noProof/>
                <w:lang w:eastAsia="fr-FR"/>
              </w:rPr>
              <w:tab/>
            </w:r>
            <w:r w:rsidRPr="0003192A" w:rsidDel="0003192A">
              <w:rPr>
                <w:rPrChange w:id="162" w:author="COUTIN Stéphane" w:date="2024-04-30T15:26:00Z">
                  <w:rPr>
                    <w:rStyle w:val="Lienhypertexte"/>
                    <w:noProof/>
                  </w:rPr>
                </w:rPrChange>
              </w:rPr>
              <w:delText>Utilisation de DRE</w:delText>
            </w:r>
            <w:r w:rsidDel="0003192A">
              <w:rPr>
                <w:noProof/>
                <w:webHidden/>
              </w:rPr>
              <w:tab/>
            </w:r>
          </w:del>
          <w:del w:id="163" w:author="COUTIN Stéphane" w:date="2024-04-30T15:25:00Z">
            <w:r w:rsidDel="00120F7B">
              <w:rPr>
                <w:noProof/>
                <w:webHidden/>
              </w:rPr>
              <w:delText>10</w:delText>
            </w:r>
          </w:del>
        </w:p>
        <w:p w14:paraId="04874EBA" w14:textId="27F35EBD" w:rsidR="00B025A0" w:rsidDel="0003192A" w:rsidRDefault="00B025A0">
          <w:pPr>
            <w:pStyle w:val="TM2"/>
            <w:tabs>
              <w:tab w:val="left" w:pos="850"/>
              <w:tab w:val="right" w:leader="dot" w:pos="9062"/>
            </w:tabs>
            <w:rPr>
              <w:del w:id="164" w:author="COUTIN Stéphane" w:date="2024-04-30T15:26:00Z"/>
              <w:rFonts w:asciiTheme="minorHAnsi" w:eastAsiaTheme="minorEastAsia" w:hAnsiTheme="minorHAnsi" w:cstheme="minorBidi"/>
              <w:noProof/>
              <w:lang w:eastAsia="fr-FR"/>
            </w:rPr>
          </w:pPr>
          <w:del w:id="165" w:author="COUTIN Stéphane" w:date="2024-04-30T15:26:00Z">
            <w:r w:rsidRPr="0003192A" w:rsidDel="0003192A">
              <w:rPr>
                <w:rPrChange w:id="166" w:author="COUTIN Stéphane" w:date="2024-04-30T15:26:00Z">
                  <w:rPr>
                    <w:rStyle w:val="Lienhypertexte"/>
                    <w:noProof/>
                  </w:rPr>
                </w:rPrChange>
              </w:rPr>
              <w:delText>4.1</w:delText>
            </w:r>
            <w:r w:rsidDel="0003192A">
              <w:rPr>
                <w:rFonts w:asciiTheme="minorHAnsi" w:eastAsiaTheme="minorEastAsia" w:hAnsiTheme="minorHAnsi" w:cstheme="minorBidi"/>
                <w:noProof/>
                <w:lang w:eastAsia="fr-FR"/>
              </w:rPr>
              <w:tab/>
            </w:r>
            <w:r w:rsidRPr="0003192A" w:rsidDel="0003192A">
              <w:rPr>
                <w:rPrChange w:id="167" w:author="COUTIN Stéphane" w:date="2024-04-30T15:26:00Z">
                  <w:rPr>
                    <w:rStyle w:val="Lienhypertexte"/>
                    <w:noProof/>
                  </w:rPr>
                </w:rPrChange>
              </w:rPr>
              <w:delText>Usage</w:delText>
            </w:r>
            <w:r w:rsidDel="0003192A">
              <w:rPr>
                <w:noProof/>
                <w:webHidden/>
              </w:rPr>
              <w:tab/>
            </w:r>
          </w:del>
          <w:del w:id="168" w:author="COUTIN Stéphane" w:date="2024-04-30T15:25:00Z">
            <w:r w:rsidDel="00120F7B">
              <w:rPr>
                <w:noProof/>
                <w:webHidden/>
              </w:rPr>
              <w:delText>10</w:delText>
            </w:r>
          </w:del>
        </w:p>
        <w:p w14:paraId="55E3F269" w14:textId="3E864397" w:rsidR="00B025A0" w:rsidDel="0003192A" w:rsidRDefault="00B025A0">
          <w:pPr>
            <w:pStyle w:val="TM2"/>
            <w:tabs>
              <w:tab w:val="left" w:pos="850"/>
              <w:tab w:val="right" w:leader="dot" w:pos="9062"/>
            </w:tabs>
            <w:rPr>
              <w:del w:id="169" w:author="COUTIN Stéphane" w:date="2024-04-30T15:26:00Z"/>
              <w:rFonts w:asciiTheme="minorHAnsi" w:eastAsiaTheme="minorEastAsia" w:hAnsiTheme="minorHAnsi" w:cstheme="minorBidi"/>
              <w:noProof/>
              <w:lang w:eastAsia="fr-FR"/>
            </w:rPr>
          </w:pPr>
          <w:del w:id="170" w:author="COUTIN Stéphane" w:date="2024-04-30T15:26:00Z">
            <w:r w:rsidRPr="0003192A" w:rsidDel="0003192A">
              <w:rPr>
                <w:rPrChange w:id="171" w:author="COUTIN Stéphane" w:date="2024-04-30T15:26:00Z">
                  <w:rPr>
                    <w:rStyle w:val="Lienhypertexte"/>
                    <w:noProof/>
                  </w:rPr>
                </w:rPrChange>
              </w:rPr>
              <w:delText>4.2</w:delText>
            </w:r>
            <w:r w:rsidDel="0003192A">
              <w:rPr>
                <w:rFonts w:asciiTheme="minorHAnsi" w:eastAsiaTheme="minorEastAsia" w:hAnsiTheme="minorHAnsi" w:cstheme="minorBidi"/>
                <w:noProof/>
                <w:lang w:eastAsia="fr-FR"/>
              </w:rPr>
              <w:tab/>
            </w:r>
            <w:r w:rsidRPr="0003192A" w:rsidDel="0003192A">
              <w:rPr>
                <w:rPrChange w:id="172" w:author="COUTIN Stéphane" w:date="2024-04-30T15:26:00Z">
                  <w:rPr>
                    <w:rStyle w:val="Lienhypertexte"/>
                    <w:noProof/>
                  </w:rPr>
                </w:rPrChange>
              </w:rPr>
              <w:delText>Outils pour accéder aux données</w:delText>
            </w:r>
            <w:r w:rsidDel="0003192A">
              <w:rPr>
                <w:noProof/>
                <w:webHidden/>
              </w:rPr>
              <w:tab/>
            </w:r>
          </w:del>
          <w:del w:id="173" w:author="COUTIN Stéphane" w:date="2024-04-30T15:25:00Z">
            <w:r w:rsidDel="00120F7B">
              <w:rPr>
                <w:noProof/>
                <w:webHidden/>
              </w:rPr>
              <w:delText>10</w:delText>
            </w:r>
          </w:del>
        </w:p>
        <w:p w14:paraId="24D792DE" w14:textId="3FDBC3E8" w:rsidR="00B025A0" w:rsidDel="0003192A" w:rsidRDefault="00B025A0">
          <w:pPr>
            <w:pStyle w:val="TM2"/>
            <w:tabs>
              <w:tab w:val="left" w:pos="850"/>
              <w:tab w:val="right" w:leader="dot" w:pos="9062"/>
            </w:tabs>
            <w:rPr>
              <w:del w:id="174" w:author="COUTIN Stéphane" w:date="2024-04-30T15:26:00Z"/>
              <w:rFonts w:asciiTheme="minorHAnsi" w:eastAsiaTheme="minorEastAsia" w:hAnsiTheme="minorHAnsi" w:cstheme="minorBidi"/>
              <w:noProof/>
              <w:lang w:eastAsia="fr-FR"/>
            </w:rPr>
          </w:pPr>
          <w:del w:id="175" w:author="COUTIN Stéphane" w:date="2024-04-30T15:26:00Z">
            <w:r w:rsidRPr="0003192A" w:rsidDel="0003192A">
              <w:rPr>
                <w:rPrChange w:id="176" w:author="COUTIN Stéphane" w:date="2024-04-30T15:26:00Z">
                  <w:rPr>
                    <w:rStyle w:val="Lienhypertexte"/>
                    <w:noProof/>
                  </w:rPr>
                </w:rPrChange>
              </w:rPr>
              <w:delText>4.3</w:delText>
            </w:r>
            <w:r w:rsidDel="0003192A">
              <w:rPr>
                <w:rFonts w:asciiTheme="minorHAnsi" w:eastAsiaTheme="minorEastAsia" w:hAnsiTheme="minorHAnsi" w:cstheme="minorBidi"/>
                <w:noProof/>
                <w:lang w:eastAsia="fr-FR"/>
              </w:rPr>
              <w:tab/>
            </w:r>
            <w:r w:rsidRPr="0003192A" w:rsidDel="0003192A">
              <w:rPr>
                <w:rPrChange w:id="177" w:author="COUTIN Stéphane" w:date="2024-04-30T15:26:00Z">
                  <w:rPr>
                    <w:rStyle w:val="Lienhypertexte"/>
                    <w:noProof/>
                  </w:rPr>
                </w:rPrChange>
              </w:rPr>
              <w:delText>Mise en commun de code et d’outils</w:delText>
            </w:r>
            <w:r w:rsidDel="0003192A">
              <w:rPr>
                <w:noProof/>
                <w:webHidden/>
              </w:rPr>
              <w:tab/>
            </w:r>
          </w:del>
          <w:del w:id="178" w:author="COUTIN Stéphane" w:date="2024-04-30T15:25:00Z">
            <w:r w:rsidDel="00120F7B">
              <w:rPr>
                <w:noProof/>
                <w:webHidden/>
              </w:rPr>
              <w:delText>10</w:delText>
            </w:r>
          </w:del>
        </w:p>
        <w:p w14:paraId="7D2A17A0" w14:textId="6CF78321" w:rsidR="00B025A0" w:rsidDel="0003192A" w:rsidRDefault="00B025A0">
          <w:pPr>
            <w:pStyle w:val="TM2"/>
            <w:tabs>
              <w:tab w:val="left" w:pos="850"/>
              <w:tab w:val="right" w:leader="dot" w:pos="9062"/>
            </w:tabs>
            <w:rPr>
              <w:del w:id="179" w:author="COUTIN Stéphane" w:date="2024-04-30T15:26:00Z"/>
              <w:rFonts w:asciiTheme="minorHAnsi" w:eastAsiaTheme="minorEastAsia" w:hAnsiTheme="minorHAnsi" w:cstheme="minorBidi"/>
              <w:noProof/>
              <w:lang w:eastAsia="fr-FR"/>
            </w:rPr>
          </w:pPr>
          <w:del w:id="180" w:author="COUTIN Stéphane" w:date="2024-04-30T15:26:00Z">
            <w:r w:rsidRPr="0003192A" w:rsidDel="0003192A">
              <w:rPr>
                <w:rPrChange w:id="181" w:author="COUTIN Stéphane" w:date="2024-04-30T15:26:00Z">
                  <w:rPr>
                    <w:rStyle w:val="Lienhypertexte"/>
                    <w:noProof/>
                  </w:rPr>
                </w:rPrChange>
              </w:rPr>
              <w:delText>4.4</w:delText>
            </w:r>
            <w:r w:rsidDel="0003192A">
              <w:rPr>
                <w:rFonts w:asciiTheme="minorHAnsi" w:eastAsiaTheme="minorEastAsia" w:hAnsiTheme="minorHAnsi" w:cstheme="minorBidi"/>
                <w:noProof/>
                <w:lang w:eastAsia="fr-FR"/>
              </w:rPr>
              <w:tab/>
            </w:r>
            <w:r w:rsidRPr="0003192A" w:rsidDel="0003192A">
              <w:rPr>
                <w:rPrChange w:id="182" w:author="COUTIN Stéphane" w:date="2024-04-30T15:26:00Z">
                  <w:rPr>
                    <w:rStyle w:val="Lienhypertexte"/>
                    <w:noProof/>
                  </w:rPr>
                </w:rPrChange>
              </w:rPr>
              <w:delText>Utilisation de DRE pour de l'intégration applicative</w:delText>
            </w:r>
            <w:r w:rsidDel="0003192A">
              <w:rPr>
                <w:noProof/>
                <w:webHidden/>
              </w:rPr>
              <w:tab/>
            </w:r>
          </w:del>
          <w:del w:id="183" w:author="COUTIN Stéphane" w:date="2024-04-30T15:25:00Z">
            <w:r w:rsidDel="00120F7B">
              <w:rPr>
                <w:noProof/>
                <w:webHidden/>
              </w:rPr>
              <w:delText>10</w:delText>
            </w:r>
          </w:del>
        </w:p>
        <w:p w14:paraId="52D9522E" w14:textId="6E6E7FBF" w:rsidR="00B025A0" w:rsidDel="0003192A" w:rsidRDefault="00B025A0">
          <w:pPr>
            <w:pStyle w:val="TM2"/>
            <w:tabs>
              <w:tab w:val="left" w:pos="850"/>
              <w:tab w:val="right" w:leader="dot" w:pos="9062"/>
            </w:tabs>
            <w:rPr>
              <w:del w:id="184" w:author="COUTIN Stéphane" w:date="2024-04-30T15:26:00Z"/>
              <w:rFonts w:asciiTheme="minorHAnsi" w:eastAsiaTheme="minorEastAsia" w:hAnsiTheme="minorHAnsi" w:cstheme="minorBidi"/>
              <w:noProof/>
              <w:lang w:eastAsia="fr-FR"/>
            </w:rPr>
          </w:pPr>
          <w:del w:id="185" w:author="COUTIN Stéphane" w:date="2024-04-30T15:26:00Z">
            <w:r w:rsidRPr="0003192A" w:rsidDel="0003192A">
              <w:rPr>
                <w:rPrChange w:id="186" w:author="COUTIN Stéphane" w:date="2024-04-30T15:26:00Z">
                  <w:rPr>
                    <w:rStyle w:val="Lienhypertexte"/>
                    <w:noProof/>
                  </w:rPr>
                </w:rPrChange>
              </w:rPr>
              <w:delText>4.5</w:delText>
            </w:r>
            <w:r w:rsidDel="0003192A">
              <w:rPr>
                <w:rFonts w:asciiTheme="minorHAnsi" w:eastAsiaTheme="minorEastAsia" w:hAnsiTheme="minorHAnsi" w:cstheme="minorBidi"/>
                <w:noProof/>
                <w:lang w:eastAsia="fr-FR"/>
              </w:rPr>
              <w:tab/>
            </w:r>
            <w:r w:rsidRPr="0003192A" w:rsidDel="0003192A">
              <w:rPr>
                <w:rPrChange w:id="187" w:author="COUTIN Stéphane" w:date="2024-04-30T15:26:00Z">
                  <w:rPr>
                    <w:rStyle w:val="Lienhypertexte"/>
                    <w:noProof/>
                  </w:rPr>
                </w:rPrChange>
              </w:rPr>
              <w:delText>Support</w:delText>
            </w:r>
            <w:r w:rsidDel="0003192A">
              <w:rPr>
                <w:noProof/>
                <w:webHidden/>
              </w:rPr>
              <w:tab/>
            </w:r>
          </w:del>
          <w:del w:id="188" w:author="COUTIN Stéphane" w:date="2024-04-30T15:25:00Z">
            <w:r w:rsidDel="00120F7B">
              <w:rPr>
                <w:noProof/>
                <w:webHidden/>
              </w:rPr>
              <w:delText>11</w:delText>
            </w:r>
          </w:del>
        </w:p>
        <w:p w14:paraId="76328EB1" w14:textId="2027BED8" w:rsidR="00B025A0" w:rsidDel="0003192A" w:rsidRDefault="00B025A0">
          <w:pPr>
            <w:pStyle w:val="TM1"/>
            <w:tabs>
              <w:tab w:val="left" w:pos="440"/>
              <w:tab w:val="right" w:leader="dot" w:pos="9062"/>
            </w:tabs>
            <w:rPr>
              <w:del w:id="189" w:author="COUTIN Stéphane" w:date="2024-04-30T15:26:00Z"/>
              <w:rFonts w:asciiTheme="minorHAnsi" w:eastAsiaTheme="minorEastAsia" w:hAnsiTheme="minorHAnsi" w:cstheme="minorBidi"/>
              <w:noProof/>
              <w:lang w:eastAsia="fr-FR"/>
            </w:rPr>
          </w:pPr>
          <w:del w:id="190" w:author="COUTIN Stéphane" w:date="2024-04-30T15:26:00Z">
            <w:r w:rsidRPr="0003192A" w:rsidDel="0003192A">
              <w:rPr>
                <w:rPrChange w:id="191" w:author="COUTIN Stéphane" w:date="2024-04-30T15:26:00Z">
                  <w:rPr>
                    <w:rStyle w:val="Lienhypertexte"/>
                    <w:noProof/>
                  </w:rPr>
                </w:rPrChange>
              </w:rPr>
              <w:delText>5</w:delText>
            </w:r>
            <w:r w:rsidDel="0003192A">
              <w:rPr>
                <w:rFonts w:asciiTheme="minorHAnsi" w:eastAsiaTheme="minorEastAsia" w:hAnsiTheme="minorHAnsi" w:cstheme="minorBidi"/>
                <w:noProof/>
                <w:lang w:eastAsia="fr-FR"/>
              </w:rPr>
              <w:tab/>
            </w:r>
            <w:r w:rsidRPr="0003192A" w:rsidDel="0003192A">
              <w:rPr>
                <w:rPrChange w:id="192" w:author="COUTIN Stéphane" w:date="2024-04-30T15:26:00Z">
                  <w:rPr>
                    <w:rStyle w:val="Lienhypertexte"/>
                    <w:noProof/>
                  </w:rPr>
                </w:rPrChange>
              </w:rPr>
              <w:delText>Annexes</w:delText>
            </w:r>
            <w:r w:rsidDel="0003192A">
              <w:rPr>
                <w:noProof/>
                <w:webHidden/>
              </w:rPr>
              <w:tab/>
            </w:r>
          </w:del>
          <w:del w:id="193" w:author="COUTIN Stéphane" w:date="2024-04-30T15:25:00Z">
            <w:r w:rsidDel="00120F7B">
              <w:rPr>
                <w:noProof/>
                <w:webHidden/>
              </w:rPr>
              <w:delText>12</w:delText>
            </w:r>
          </w:del>
        </w:p>
        <w:p w14:paraId="0C99104B" w14:textId="2FD13312" w:rsidR="00B025A0" w:rsidDel="0003192A" w:rsidRDefault="00B025A0">
          <w:pPr>
            <w:pStyle w:val="TM2"/>
            <w:tabs>
              <w:tab w:val="left" w:pos="850"/>
              <w:tab w:val="right" w:leader="dot" w:pos="9062"/>
            </w:tabs>
            <w:rPr>
              <w:del w:id="194" w:author="COUTIN Stéphane" w:date="2024-04-30T15:26:00Z"/>
              <w:rFonts w:asciiTheme="minorHAnsi" w:eastAsiaTheme="minorEastAsia" w:hAnsiTheme="minorHAnsi" w:cstheme="minorBidi"/>
              <w:noProof/>
              <w:lang w:eastAsia="fr-FR"/>
            </w:rPr>
          </w:pPr>
          <w:del w:id="195" w:author="COUTIN Stéphane" w:date="2024-04-30T15:26:00Z">
            <w:r w:rsidRPr="0003192A" w:rsidDel="0003192A">
              <w:rPr>
                <w:rPrChange w:id="196" w:author="COUTIN Stéphane" w:date="2024-04-30T15:26:00Z">
                  <w:rPr>
                    <w:rStyle w:val="Lienhypertexte"/>
                    <w:noProof/>
                  </w:rPr>
                </w:rPrChange>
              </w:rPr>
              <w:delText>5.1</w:delText>
            </w:r>
            <w:r w:rsidDel="0003192A">
              <w:rPr>
                <w:rFonts w:asciiTheme="minorHAnsi" w:eastAsiaTheme="minorEastAsia" w:hAnsiTheme="minorHAnsi" w:cstheme="minorBidi"/>
                <w:noProof/>
                <w:lang w:eastAsia="fr-FR"/>
              </w:rPr>
              <w:tab/>
            </w:r>
            <w:r w:rsidRPr="0003192A" w:rsidDel="0003192A">
              <w:rPr>
                <w:rPrChange w:id="197" w:author="COUTIN Stéphane" w:date="2024-04-30T15:26:00Z">
                  <w:rPr>
                    <w:rStyle w:val="Lienhypertexte"/>
                    <w:noProof/>
                  </w:rPr>
                </w:rPrChange>
              </w:rPr>
              <w:delText>Liste des documents complémentaires et liens utiles</w:delText>
            </w:r>
            <w:r w:rsidDel="0003192A">
              <w:rPr>
                <w:noProof/>
                <w:webHidden/>
              </w:rPr>
              <w:tab/>
            </w:r>
          </w:del>
          <w:del w:id="198" w:author="COUTIN Stéphane" w:date="2024-04-30T15:25:00Z">
            <w:r w:rsidDel="00120F7B">
              <w:rPr>
                <w:noProof/>
                <w:webHidden/>
              </w:rPr>
              <w:delText>12</w:delText>
            </w:r>
          </w:del>
        </w:p>
        <w:p w14:paraId="6712C79D" w14:textId="07A101C6" w:rsidR="00B025A0" w:rsidDel="0003192A" w:rsidRDefault="00B025A0">
          <w:pPr>
            <w:pStyle w:val="TM2"/>
            <w:tabs>
              <w:tab w:val="left" w:pos="850"/>
              <w:tab w:val="right" w:leader="dot" w:pos="9062"/>
            </w:tabs>
            <w:rPr>
              <w:del w:id="199" w:author="COUTIN Stéphane" w:date="2024-04-30T15:26:00Z"/>
              <w:rFonts w:asciiTheme="minorHAnsi" w:eastAsiaTheme="minorEastAsia" w:hAnsiTheme="minorHAnsi" w:cstheme="minorBidi"/>
              <w:noProof/>
              <w:lang w:eastAsia="fr-FR"/>
            </w:rPr>
          </w:pPr>
          <w:del w:id="200" w:author="COUTIN Stéphane" w:date="2024-04-30T15:26:00Z">
            <w:r w:rsidRPr="0003192A" w:rsidDel="0003192A">
              <w:rPr>
                <w:rPrChange w:id="201" w:author="COUTIN Stéphane" w:date="2024-04-30T15:26:00Z">
                  <w:rPr>
                    <w:rStyle w:val="Lienhypertexte"/>
                    <w:noProof/>
                  </w:rPr>
                </w:rPrChange>
              </w:rPr>
              <w:delText>5.2</w:delText>
            </w:r>
            <w:r w:rsidDel="0003192A">
              <w:rPr>
                <w:rFonts w:asciiTheme="minorHAnsi" w:eastAsiaTheme="minorEastAsia" w:hAnsiTheme="minorHAnsi" w:cstheme="minorBidi"/>
                <w:noProof/>
                <w:lang w:eastAsia="fr-FR"/>
              </w:rPr>
              <w:tab/>
            </w:r>
            <w:r w:rsidRPr="0003192A" w:rsidDel="0003192A">
              <w:rPr>
                <w:rPrChange w:id="202" w:author="COUTIN Stéphane" w:date="2024-04-30T15:26:00Z">
                  <w:rPr>
                    <w:rStyle w:val="Lienhypertexte"/>
                    <w:noProof/>
                  </w:rPr>
                </w:rPrChange>
              </w:rPr>
              <w:delText>Script de création de DRE en établissement</w:delText>
            </w:r>
            <w:r w:rsidDel="0003192A">
              <w:rPr>
                <w:noProof/>
                <w:webHidden/>
              </w:rPr>
              <w:tab/>
            </w:r>
          </w:del>
          <w:del w:id="203" w:author="COUTIN Stéphane" w:date="2024-04-30T15:25:00Z">
            <w:r w:rsidDel="00120F7B">
              <w:rPr>
                <w:noProof/>
                <w:webHidden/>
              </w:rPr>
              <w:delText>12</w:delText>
            </w:r>
          </w:del>
        </w:p>
        <w:p w14:paraId="5680BEFB" w14:textId="46CDC04D" w:rsidR="00B025A0" w:rsidDel="0003192A" w:rsidRDefault="00B025A0">
          <w:pPr>
            <w:pStyle w:val="TM3"/>
            <w:tabs>
              <w:tab w:val="left" w:pos="1134"/>
              <w:tab w:val="right" w:leader="dot" w:pos="9062"/>
            </w:tabs>
            <w:rPr>
              <w:del w:id="204" w:author="COUTIN Stéphane" w:date="2024-04-30T15:26:00Z"/>
              <w:rFonts w:asciiTheme="minorHAnsi" w:eastAsiaTheme="minorEastAsia" w:hAnsiTheme="minorHAnsi" w:cstheme="minorBidi"/>
              <w:noProof/>
              <w:lang w:eastAsia="fr-FR"/>
            </w:rPr>
          </w:pPr>
          <w:del w:id="205" w:author="COUTIN Stéphane" w:date="2024-04-30T15:26:00Z">
            <w:r w:rsidRPr="0003192A" w:rsidDel="0003192A">
              <w:rPr>
                <w:rPrChange w:id="206" w:author="COUTIN Stéphane" w:date="2024-04-30T15:26:00Z">
                  <w:rPr>
                    <w:rStyle w:val="Lienhypertexte"/>
                    <w:noProof/>
                  </w:rPr>
                </w:rPrChange>
              </w:rPr>
              <w:delText>5.2.1</w:delText>
            </w:r>
            <w:r w:rsidDel="0003192A">
              <w:rPr>
                <w:rFonts w:asciiTheme="minorHAnsi" w:eastAsiaTheme="minorEastAsia" w:hAnsiTheme="minorHAnsi" w:cstheme="minorBidi"/>
                <w:noProof/>
                <w:lang w:eastAsia="fr-FR"/>
              </w:rPr>
              <w:tab/>
            </w:r>
            <w:r w:rsidRPr="0003192A" w:rsidDel="0003192A">
              <w:rPr>
                <w:rPrChange w:id="207" w:author="COUTIN Stéphane" w:date="2024-04-30T15:26:00Z">
                  <w:rPr>
                    <w:rStyle w:val="Lienhypertexte"/>
                    <w:noProof/>
                  </w:rPr>
                </w:rPrChange>
              </w:rPr>
              <w:delText>Téléchargement des fichiers</w:delText>
            </w:r>
            <w:r w:rsidDel="0003192A">
              <w:rPr>
                <w:noProof/>
                <w:webHidden/>
              </w:rPr>
              <w:tab/>
            </w:r>
          </w:del>
          <w:del w:id="208" w:author="COUTIN Stéphane" w:date="2024-04-30T15:25:00Z">
            <w:r w:rsidDel="00120F7B">
              <w:rPr>
                <w:noProof/>
                <w:webHidden/>
              </w:rPr>
              <w:delText>12</w:delText>
            </w:r>
          </w:del>
        </w:p>
        <w:p w14:paraId="242B8112" w14:textId="5E572CBA" w:rsidR="00B025A0" w:rsidDel="0003192A" w:rsidRDefault="00B025A0">
          <w:pPr>
            <w:pStyle w:val="TM3"/>
            <w:tabs>
              <w:tab w:val="left" w:pos="1134"/>
              <w:tab w:val="right" w:leader="dot" w:pos="9062"/>
            </w:tabs>
            <w:rPr>
              <w:del w:id="209" w:author="COUTIN Stéphane" w:date="2024-04-30T15:26:00Z"/>
              <w:rFonts w:asciiTheme="minorHAnsi" w:eastAsiaTheme="minorEastAsia" w:hAnsiTheme="minorHAnsi" w:cstheme="minorBidi"/>
              <w:noProof/>
              <w:lang w:eastAsia="fr-FR"/>
            </w:rPr>
          </w:pPr>
          <w:del w:id="210" w:author="COUTIN Stéphane" w:date="2024-04-30T15:26:00Z">
            <w:r w:rsidRPr="0003192A" w:rsidDel="0003192A">
              <w:rPr>
                <w:rPrChange w:id="211" w:author="COUTIN Stéphane" w:date="2024-04-30T15:26:00Z">
                  <w:rPr>
                    <w:rStyle w:val="Lienhypertexte"/>
                    <w:noProof/>
                  </w:rPr>
                </w:rPrChange>
              </w:rPr>
              <w:delText>5.2.2</w:delText>
            </w:r>
            <w:r w:rsidDel="0003192A">
              <w:rPr>
                <w:rFonts w:asciiTheme="minorHAnsi" w:eastAsiaTheme="minorEastAsia" w:hAnsiTheme="minorHAnsi" w:cstheme="minorBidi"/>
                <w:noProof/>
                <w:lang w:eastAsia="fr-FR"/>
              </w:rPr>
              <w:tab/>
            </w:r>
            <w:r w:rsidRPr="0003192A" w:rsidDel="0003192A">
              <w:rPr>
                <w:rPrChange w:id="212" w:author="COUTIN Stéphane" w:date="2024-04-30T15:26:00Z">
                  <w:rPr>
                    <w:rStyle w:val="Lienhypertexte"/>
                    <w:noProof/>
                  </w:rPr>
                </w:rPrChange>
              </w:rPr>
              <w:delText>Principes du script</w:delText>
            </w:r>
            <w:r w:rsidDel="0003192A">
              <w:rPr>
                <w:noProof/>
                <w:webHidden/>
              </w:rPr>
              <w:tab/>
            </w:r>
          </w:del>
          <w:del w:id="213" w:author="COUTIN Stéphane" w:date="2024-04-30T15:25:00Z">
            <w:r w:rsidDel="00120F7B">
              <w:rPr>
                <w:noProof/>
                <w:webHidden/>
              </w:rPr>
              <w:delText>12</w:delText>
            </w:r>
          </w:del>
        </w:p>
        <w:p w14:paraId="340359DE" w14:textId="515BC4D8" w:rsidR="00B025A0" w:rsidDel="0003192A" w:rsidRDefault="00B025A0">
          <w:pPr>
            <w:pStyle w:val="TM3"/>
            <w:tabs>
              <w:tab w:val="left" w:pos="1134"/>
              <w:tab w:val="right" w:leader="dot" w:pos="9062"/>
            </w:tabs>
            <w:rPr>
              <w:del w:id="214" w:author="COUTIN Stéphane" w:date="2024-04-30T15:26:00Z"/>
              <w:rFonts w:asciiTheme="minorHAnsi" w:eastAsiaTheme="minorEastAsia" w:hAnsiTheme="minorHAnsi" w:cstheme="minorBidi"/>
              <w:noProof/>
              <w:lang w:eastAsia="fr-FR"/>
            </w:rPr>
          </w:pPr>
          <w:del w:id="215" w:author="COUTIN Stéphane" w:date="2024-04-30T15:26:00Z">
            <w:r w:rsidRPr="0003192A" w:rsidDel="0003192A">
              <w:rPr>
                <w:rPrChange w:id="216" w:author="COUTIN Stéphane" w:date="2024-04-30T15:26:00Z">
                  <w:rPr>
                    <w:rStyle w:val="Lienhypertexte"/>
                    <w:noProof/>
                  </w:rPr>
                </w:rPrChange>
              </w:rPr>
              <w:delText>5.2.3</w:delText>
            </w:r>
            <w:r w:rsidDel="0003192A">
              <w:rPr>
                <w:rFonts w:asciiTheme="minorHAnsi" w:eastAsiaTheme="minorEastAsia" w:hAnsiTheme="minorHAnsi" w:cstheme="minorBidi"/>
                <w:noProof/>
                <w:lang w:eastAsia="fr-FR"/>
              </w:rPr>
              <w:tab/>
            </w:r>
            <w:r w:rsidRPr="0003192A" w:rsidDel="0003192A">
              <w:rPr>
                <w:rPrChange w:id="217" w:author="COUTIN Stéphane" w:date="2024-04-30T15:26:00Z">
                  <w:rPr>
                    <w:rStyle w:val="Lienhypertexte"/>
                    <w:noProof/>
                  </w:rPr>
                </w:rPrChange>
              </w:rPr>
              <w:delText>Exemple de script</w:delText>
            </w:r>
            <w:r w:rsidDel="0003192A">
              <w:rPr>
                <w:noProof/>
                <w:webHidden/>
              </w:rPr>
              <w:tab/>
            </w:r>
          </w:del>
          <w:del w:id="218" w:author="COUTIN Stéphane" w:date="2024-04-30T15:25:00Z">
            <w:r w:rsidDel="00120F7B">
              <w:rPr>
                <w:noProof/>
                <w:webHidden/>
              </w:rPr>
              <w:delText>14</w:delText>
            </w:r>
          </w:del>
        </w:p>
        <w:p w14:paraId="7F9B7AAD" w14:textId="489B742D" w:rsidR="00B025A0" w:rsidDel="0003192A" w:rsidRDefault="00B025A0">
          <w:pPr>
            <w:pStyle w:val="TM2"/>
            <w:tabs>
              <w:tab w:val="left" w:pos="850"/>
              <w:tab w:val="right" w:leader="dot" w:pos="9062"/>
            </w:tabs>
            <w:rPr>
              <w:del w:id="219" w:author="COUTIN Stéphane" w:date="2024-04-30T15:26:00Z"/>
              <w:rFonts w:asciiTheme="minorHAnsi" w:eastAsiaTheme="minorEastAsia" w:hAnsiTheme="minorHAnsi" w:cstheme="minorBidi"/>
              <w:noProof/>
              <w:lang w:eastAsia="fr-FR"/>
            </w:rPr>
          </w:pPr>
          <w:del w:id="220" w:author="COUTIN Stéphane" w:date="2024-04-30T15:26:00Z">
            <w:r w:rsidRPr="0003192A" w:rsidDel="0003192A">
              <w:rPr>
                <w:rPrChange w:id="221" w:author="COUTIN Stéphane" w:date="2024-04-30T15:26:00Z">
                  <w:rPr>
                    <w:rStyle w:val="Lienhypertexte"/>
                    <w:noProof/>
                  </w:rPr>
                </w:rPrChange>
              </w:rPr>
              <w:delText>5.3</w:delText>
            </w:r>
            <w:r w:rsidDel="0003192A">
              <w:rPr>
                <w:rFonts w:asciiTheme="minorHAnsi" w:eastAsiaTheme="minorEastAsia" w:hAnsiTheme="minorHAnsi" w:cstheme="minorBidi"/>
                <w:noProof/>
                <w:lang w:eastAsia="fr-FR"/>
              </w:rPr>
              <w:tab/>
            </w:r>
            <w:r w:rsidRPr="0003192A" w:rsidDel="0003192A">
              <w:rPr>
                <w:rPrChange w:id="222" w:author="COUTIN Stéphane" w:date="2024-04-30T15:26:00Z">
                  <w:rPr>
                    <w:rStyle w:val="Lienhypertexte"/>
                    <w:noProof/>
                  </w:rPr>
                </w:rPrChange>
              </w:rPr>
              <w:delText>Modèle de données ‘métier’</w:delText>
            </w:r>
            <w:r w:rsidDel="0003192A">
              <w:rPr>
                <w:noProof/>
                <w:webHidden/>
              </w:rPr>
              <w:tab/>
            </w:r>
          </w:del>
          <w:del w:id="223" w:author="COUTIN Stéphane" w:date="2024-04-30T15:25:00Z">
            <w:r w:rsidDel="00120F7B">
              <w:rPr>
                <w:noProof/>
                <w:webHidden/>
              </w:rPr>
              <w:delText>17</w:delText>
            </w:r>
          </w:del>
        </w:p>
        <w:p w14:paraId="0ABE47AC" w14:textId="0EC4B6CC" w:rsidR="00B025A0" w:rsidDel="0003192A" w:rsidRDefault="00B025A0">
          <w:pPr>
            <w:pStyle w:val="TM3"/>
            <w:tabs>
              <w:tab w:val="left" w:pos="1134"/>
              <w:tab w:val="right" w:leader="dot" w:pos="9062"/>
            </w:tabs>
            <w:rPr>
              <w:del w:id="224" w:author="COUTIN Stéphane" w:date="2024-04-30T15:26:00Z"/>
              <w:rFonts w:asciiTheme="minorHAnsi" w:eastAsiaTheme="minorEastAsia" w:hAnsiTheme="minorHAnsi" w:cstheme="minorBidi"/>
              <w:noProof/>
              <w:lang w:eastAsia="fr-FR"/>
            </w:rPr>
          </w:pPr>
          <w:del w:id="225" w:author="COUTIN Stéphane" w:date="2024-04-30T15:26:00Z">
            <w:r w:rsidRPr="0003192A" w:rsidDel="0003192A">
              <w:rPr>
                <w:rPrChange w:id="226" w:author="COUTIN Stéphane" w:date="2024-04-30T15:26:00Z">
                  <w:rPr>
                    <w:rStyle w:val="Lienhypertexte"/>
                    <w:noProof/>
                  </w:rPr>
                </w:rPrChange>
              </w:rPr>
              <w:delText>5.3.1</w:delText>
            </w:r>
            <w:r w:rsidDel="0003192A">
              <w:rPr>
                <w:rFonts w:asciiTheme="minorHAnsi" w:eastAsiaTheme="minorEastAsia" w:hAnsiTheme="minorHAnsi" w:cstheme="minorBidi"/>
                <w:noProof/>
                <w:lang w:eastAsia="fr-FR"/>
              </w:rPr>
              <w:tab/>
            </w:r>
            <w:r w:rsidRPr="0003192A" w:rsidDel="0003192A">
              <w:rPr>
                <w:rPrChange w:id="227" w:author="COUTIN Stéphane" w:date="2024-04-30T15:26:00Z">
                  <w:rPr>
                    <w:rStyle w:val="Lienhypertexte"/>
                    <w:noProof/>
                  </w:rPr>
                </w:rPrChange>
              </w:rPr>
              <w:delText>Modèle transverse</w:delText>
            </w:r>
            <w:r w:rsidDel="0003192A">
              <w:rPr>
                <w:noProof/>
                <w:webHidden/>
              </w:rPr>
              <w:tab/>
            </w:r>
          </w:del>
          <w:del w:id="228" w:author="COUTIN Stéphane" w:date="2024-04-30T15:25:00Z">
            <w:r w:rsidDel="00120F7B">
              <w:rPr>
                <w:noProof/>
                <w:webHidden/>
              </w:rPr>
              <w:delText>17</w:delText>
            </w:r>
          </w:del>
        </w:p>
        <w:p w14:paraId="40D038AC" w14:textId="2BA5586C" w:rsidR="00B025A0" w:rsidDel="0003192A" w:rsidRDefault="00B025A0">
          <w:pPr>
            <w:pStyle w:val="TM3"/>
            <w:tabs>
              <w:tab w:val="left" w:pos="1134"/>
              <w:tab w:val="right" w:leader="dot" w:pos="9062"/>
            </w:tabs>
            <w:rPr>
              <w:del w:id="229" w:author="COUTIN Stéphane" w:date="2024-04-30T15:26:00Z"/>
              <w:rFonts w:asciiTheme="minorHAnsi" w:eastAsiaTheme="minorEastAsia" w:hAnsiTheme="minorHAnsi" w:cstheme="minorBidi"/>
              <w:noProof/>
              <w:lang w:eastAsia="fr-FR"/>
            </w:rPr>
          </w:pPr>
          <w:del w:id="230" w:author="COUTIN Stéphane" w:date="2024-04-30T15:26:00Z">
            <w:r w:rsidRPr="0003192A" w:rsidDel="0003192A">
              <w:rPr>
                <w:rPrChange w:id="231" w:author="COUTIN Stéphane" w:date="2024-04-30T15:26:00Z">
                  <w:rPr>
                    <w:rStyle w:val="Lienhypertexte"/>
                    <w:noProof/>
                  </w:rPr>
                </w:rPrChange>
              </w:rPr>
              <w:delText>5.3.2</w:delText>
            </w:r>
            <w:r w:rsidDel="0003192A">
              <w:rPr>
                <w:rFonts w:asciiTheme="minorHAnsi" w:eastAsiaTheme="minorEastAsia" w:hAnsiTheme="minorHAnsi" w:cstheme="minorBidi"/>
                <w:noProof/>
                <w:lang w:eastAsia="fr-FR"/>
              </w:rPr>
              <w:tab/>
            </w:r>
            <w:r w:rsidRPr="0003192A" w:rsidDel="0003192A">
              <w:rPr>
                <w:rPrChange w:id="232" w:author="COUTIN Stéphane" w:date="2024-04-30T15:26:00Z">
                  <w:rPr>
                    <w:rStyle w:val="Lienhypertexte"/>
                    <w:noProof/>
                  </w:rPr>
                </w:rPrChange>
              </w:rPr>
              <w:delText>Liste des entités</w:delText>
            </w:r>
            <w:r w:rsidDel="0003192A">
              <w:rPr>
                <w:noProof/>
                <w:webHidden/>
              </w:rPr>
              <w:tab/>
            </w:r>
          </w:del>
          <w:del w:id="233" w:author="COUTIN Stéphane" w:date="2024-04-30T15:25:00Z">
            <w:r w:rsidDel="00120F7B">
              <w:rPr>
                <w:noProof/>
                <w:webHidden/>
              </w:rPr>
              <w:delText>18</w:delText>
            </w:r>
          </w:del>
        </w:p>
        <w:p w14:paraId="0F1AF840" w14:textId="013DF670" w:rsidR="00B025A0" w:rsidDel="0003192A" w:rsidRDefault="00B025A0">
          <w:pPr>
            <w:pStyle w:val="TM3"/>
            <w:tabs>
              <w:tab w:val="left" w:pos="1134"/>
              <w:tab w:val="right" w:leader="dot" w:pos="9062"/>
            </w:tabs>
            <w:rPr>
              <w:del w:id="234" w:author="COUTIN Stéphane" w:date="2024-04-30T15:26:00Z"/>
              <w:rFonts w:asciiTheme="minorHAnsi" w:eastAsiaTheme="minorEastAsia" w:hAnsiTheme="minorHAnsi" w:cstheme="minorBidi"/>
              <w:noProof/>
              <w:lang w:eastAsia="fr-FR"/>
            </w:rPr>
          </w:pPr>
          <w:del w:id="235" w:author="COUTIN Stéphane" w:date="2024-04-30T15:26:00Z">
            <w:r w:rsidRPr="0003192A" w:rsidDel="0003192A">
              <w:rPr>
                <w:rPrChange w:id="236" w:author="COUTIN Stéphane" w:date="2024-04-30T15:26:00Z">
                  <w:rPr>
                    <w:rStyle w:val="Lienhypertexte"/>
                    <w:noProof/>
                  </w:rPr>
                </w:rPrChange>
              </w:rPr>
              <w:delText>5.3.3</w:delText>
            </w:r>
            <w:r w:rsidDel="0003192A">
              <w:rPr>
                <w:rFonts w:asciiTheme="minorHAnsi" w:eastAsiaTheme="minorEastAsia" w:hAnsiTheme="minorHAnsi" w:cstheme="minorBidi"/>
                <w:noProof/>
                <w:lang w:eastAsia="fr-FR"/>
              </w:rPr>
              <w:tab/>
            </w:r>
            <w:r w:rsidRPr="0003192A" w:rsidDel="0003192A">
              <w:rPr>
                <w:rPrChange w:id="237" w:author="COUTIN Stéphane" w:date="2024-04-30T15:26:00Z">
                  <w:rPr>
                    <w:rStyle w:val="Lienhypertexte"/>
                    <w:noProof/>
                  </w:rPr>
                </w:rPrChange>
              </w:rPr>
              <w:delText>Diagrammes de classe par domaine</w:delText>
            </w:r>
            <w:r w:rsidDel="0003192A">
              <w:rPr>
                <w:noProof/>
                <w:webHidden/>
              </w:rPr>
              <w:tab/>
            </w:r>
          </w:del>
          <w:del w:id="238" w:author="COUTIN Stéphane" w:date="2024-04-30T15:25:00Z">
            <w:r w:rsidDel="00120F7B">
              <w:rPr>
                <w:noProof/>
                <w:webHidden/>
              </w:rPr>
              <w:delText>24</w:delText>
            </w:r>
          </w:del>
        </w:p>
        <w:p w14:paraId="18B279F5" w14:textId="4123D9F0" w:rsidR="00B025A0" w:rsidDel="0003192A" w:rsidRDefault="00B025A0">
          <w:pPr>
            <w:pStyle w:val="TM2"/>
            <w:tabs>
              <w:tab w:val="left" w:pos="850"/>
              <w:tab w:val="right" w:leader="dot" w:pos="9062"/>
            </w:tabs>
            <w:rPr>
              <w:del w:id="239" w:author="COUTIN Stéphane" w:date="2024-04-30T15:26:00Z"/>
              <w:rFonts w:asciiTheme="minorHAnsi" w:eastAsiaTheme="minorEastAsia" w:hAnsiTheme="minorHAnsi" w:cstheme="minorBidi"/>
              <w:noProof/>
              <w:lang w:eastAsia="fr-FR"/>
            </w:rPr>
          </w:pPr>
          <w:del w:id="240" w:author="COUTIN Stéphane" w:date="2024-04-30T15:26:00Z">
            <w:r w:rsidRPr="0003192A" w:rsidDel="0003192A">
              <w:rPr>
                <w:rPrChange w:id="241" w:author="COUTIN Stéphane" w:date="2024-04-30T15:26:00Z">
                  <w:rPr>
                    <w:rStyle w:val="Lienhypertexte"/>
                    <w:noProof/>
                  </w:rPr>
                </w:rPrChange>
              </w:rPr>
              <w:delText>5.4</w:delText>
            </w:r>
            <w:r w:rsidDel="0003192A">
              <w:rPr>
                <w:rFonts w:asciiTheme="minorHAnsi" w:eastAsiaTheme="minorEastAsia" w:hAnsiTheme="minorHAnsi" w:cstheme="minorBidi"/>
                <w:noProof/>
                <w:lang w:eastAsia="fr-FR"/>
              </w:rPr>
              <w:tab/>
            </w:r>
            <w:r w:rsidRPr="0003192A" w:rsidDel="0003192A">
              <w:rPr>
                <w:rPrChange w:id="242" w:author="COUTIN Stéphane" w:date="2024-04-30T15:26:00Z">
                  <w:rPr>
                    <w:rStyle w:val="Lienhypertexte"/>
                    <w:noProof/>
                  </w:rPr>
                </w:rPrChange>
              </w:rPr>
              <w:delText>Modèle physique des données</w:delText>
            </w:r>
            <w:r w:rsidDel="0003192A">
              <w:rPr>
                <w:noProof/>
                <w:webHidden/>
              </w:rPr>
              <w:tab/>
            </w:r>
          </w:del>
          <w:del w:id="243" w:author="COUTIN Stéphane" w:date="2024-04-30T15:25:00Z">
            <w:r w:rsidDel="00120F7B">
              <w:rPr>
                <w:noProof/>
                <w:webHidden/>
              </w:rPr>
              <w:delText>29</w:delText>
            </w:r>
          </w:del>
        </w:p>
        <w:p w14:paraId="11FD6327" w14:textId="3F8EA7A5" w:rsidR="00B025A0" w:rsidDel="0003192A" w:rsidRDefault="00B025A0">
          <w:pPr>
            <w:pStyle w:val="TM3"/>
            <w:tabs>
              <w:tab w:val="left" w:pos="1134"/>
              <w:tab w:val="right" w:leader="dot" w:pos="9062"/>
            </w:tabs>
            <w:rPr>
              <w:del w:id="244" w:author="COUTIN Stéphane" w:date="2024-04-30T15:26:00Z"/>
              <w:rFonts w:asciiTheme="minorHAnsi" w:eastAsiaTheme="minorEastAsia" w:hAnsiTheme="minorHAnsi" w:cstheme="minorBidi"/>
              <w:noProof/>
              <w:lang w:eastAsia="fr-FR"/>
            </w:rPr>
          </w:pPr>
          <w:del w:id="245" w:author="COUTIN Stéphane" w:date="2024-04-30T15:26:00Z">
            <w:r w:rsidRPr="0003192A" w:rsidDel="0003192A">
              <w:rPr>
                <w:rPrChange w:id="246" w:author="COUTIN Stéphane" w:date="2024-04-30T15:26:00Z">
                  <w:rPr>
                    <w:rStyle w:val="Lienhypertexte"/>
                    <w:noProof/>
                  </w:rPr>
                </w:rPrChange>
              </w:rPr>
              <w:delText>5.4.1</w:delText>
            </w:r>
            <w:r w:rsidDel="0003192A">
              <w:rPr>
                <w:rFonts w:asciiTheme="minorHAnsi" w:eastAsiaTheme="minorEastAsia" w:hAnsiTheme="minorHAnsi" w:cstheme="minorBidi"/>
                <w:noProof/>
                <w:lang w:eastAsia="fr-FR"/>
              </w:rPr>
              <w:tab/>
            </w:r>
            <w:r w:rsidRPr="0003192A" w:rsidDel="0003192A">
              <w:rPr>
                <w:rPrChange w:id="247" w:author="COUTIN Stéphane" w:date="2024-04-30T15:26:00Z">
                  <w:rPr>
                    <w:rStyle w:val="Lienhypertexte"/>
                    <w:noProof/>
                  </w:rPr>
                </w:rPrChange>
              </w:rPr>
              <w:delText>Le dictionnaire des données</w:delText>
            </w:r>
            <w:r w:rsidDel="0003192A">
              <w:rPr>
                <w:noProof/>
                <w:webHidden/>
              </w:rPr>
              <w:tab/>
            </w:r>
          </w:del>
          <w:del w:id="248" w:author="COUTIN Stéphane" w:date="2024-04-30T15:25:00Z">
            <w:r w:rsidDel="00120F7B">
              <w:rPr>
                <w:noProof/>
                <w:webHidden/>
              </w:rPr>
              <w:delText>29</w:delText>
            </w:r>
          </w:del>
        </w:p>
        <w:p w14:paraId="40D19D05" w14:textId="5EC22A06" w:rsidR="00B025A0" w:rsidDel="0003192A" w:rsidRDefault="00B025A0">
          <w:pPr>
            <w:pStyle w:val="TM3"/>
            <w:tabs>
              <w:tab w:val="left" w:pos="1134"/>
              <w:tab w:val="right" w:leader="dot" w:pos="9062"/>
            </w:tabs>
            <w:rPr>
              <w:del w:id="249" w:author="COUTIN Stéphane" w:date="2024-04-30T15:26:00Z"/>
              <w:rFonts w:asciiTheme="minorHAnsi" w:eastAsiaTheme="minorEastAsia" w:hAnsiTheme="minorHAnsi" w:cstheme="minorBidi"/>
              <w:noProof/>
              <w:lang w:eastAsia="fr-FR"/>
            </w:rPr>
          </w:pPr>
          <w:del w:id="250" w:author="COUTIN Stéphane" w:date="2024-04-30T15:26:00Z">
            <w:r w:rsidRPr="0003192A" w:rsidDel="0003192A">
              <w:rPr>
                <w:rPrChange w:id="251" w:author="COUTIN Stéphane" w:date="2024-04-30T15:26:00Z">
                  <w:rPr>
                    <w:rStyle w:val="Lienhypertexte"/>
                    <w:noProof/>
                  </w:rPr>
                </w:rPrChange>
              </w:rPr>
              <w:delText>5.4.2</w:delText>
            </w:r>
            <w:r w:rsidDel="0003192A">
              <w:rPr>
                <w:rFonts w:asciiTheme="minorHAnsi" w:eastAsiaTheme="minorEastAsia" w:hAnsiTheme="minorHAnsi" w:cstheme="minorBidi"/>
                <w:noProof/>
                <w:lang w:eastAsia="fr-FR"/>
              </w:rPr>
              <w:tab/>
            </w:r>
            <w:r w:rsidRPr="0003192A" w:rsidDel="0003192A">
              <w:rPr>
                <w:rPrChange w:id="252" w:author="COUTIN Stéphane" w:date="2024-04-30T15:26:00Z">
                  <w:rPr>
                    <w:rStyle w:val="Lienhypertexte"/>
                    <w:noProof/>
                  </w:rPr>
                </w:rPrChange>
              </w:rPr>
              <w:delText>Les différences par rapport à la v21</w:delText>
            </w:r>
            <w:r w:rsidDel="0003192A">
              <w:rPr>
                <w:noProof/>
                <w:webHidden/>
              </w:rPr>
              <w:tab/>
            </w:r>
          </w:del>
          <w:del w:id="253" w:author="COUTIN Stéphane" w:date="2024-04-30T15:25:00Z">
            <w:r w:rsidDel="00120F7B">
              <w:rPr>
                <w:noProof/>
                <w:webHidden/>
              </w:rPr>
              <w:delText>29</w:delText>
            </w:r>
          </w:del>
        </w:p>
        <w:p w14:paraId="44819817" w14:textId="59D31426" w:rsidR="00B025A0" w:rsidDel="0003192A" w:rsidRDefault="00B025A0">
          <w:pPr>
            <w:pStyle w:val="TM3"/>
            <w:tabs>
              <w:tab w:val="left" w:pos="1134"/>
              <w:tab w:val="right" w:leader="dot" w:pos="9062"/>
            </w:tabs>
            <w:rPr>
              <w:del w:id="254" w:author="COUTIN Stéphane" w:date="2024-04-30T15:26:00Z"/>
              <w:rFonts w:asciiTheme="minorHAnsi" w:eastAsiaTheme="minorEastAsia" w:hAnsiTheme="minorHAnsi" w:cstheme="minorBidi"/>
              <w:noProof/>
              <w:lang w:eastAsia="fr-FR"/>
            </w:rPr>
          </w:pPr>
          <w:del w:id="255" w:author="COUTIN Stéphane" w:date="2024-04-30T15:26:00Z">
            <w:r w:rsidRPr="0003192A" w:rsidDel="0003192A">
              <w:rPr>
                <w:rPrChange w:id="256" w:author="COUTIN Stéphane" w:date="2024-04-30T15:26:00Z">
                  <w:rPr>
                    <w:rStyle w:val="Lienhypertexte"/>
                    <w:noProof/>
                  </w:rPr>
                </w:rPrChange>
              </w:rPr>
              <w:delText>5.4.3</w:delText>
            </w:r>
            <w:r w:rsidDel="0003192A">
              <w:rPr>
                <w:rFonts w:asciiTheme="minorHAnsi" w:eastAsiaTheme="minorEastAsia" w:hAnsiTheme="minorHAnsi" w:cstheme="minorBidi"/>
                <w:noProof/>
                <w:lang w:eastAsia="fr-FR"/>
              </w:rPr>
              <w:tab/>
            </w:r>
            <w:r w:rsidRPr="0003192A" w:rsidDel="0003192A">
              <w:rPr>
                <w:rPrChange w:id="257" w:author="COUTIN Stéphane" w:date="2024-04-30T15:26:00Z">
                  <w:rPr>
                    <w:rStyle w:val="Lienhypertexte"/>
                    <w:noProof/>
                  </w:rPr>
                </w:rPrChange>
              </w:rPr>
              <w:delText>Extraction de la documentation embarquée</w:delText>
            </w:r>
            <w:r w:rsidDel="0003192A">
              <w:rPr>
                <w:noProof/>
                <w:webHidden/>
              </w:rPr>
              <w:tab/>
            </w:r>
          </w:del>
          <w:del w:id="258" w:author="COUTIN Stéphane" w:date="2024-04-30T15:25:00Z">
            <w:r w:rsidDel="00120F7B">
              <w:rPr>
                <w:noProof/>
                <w:webHidden/>
              </w:rPr>
              <w:delText>29</w:delText>
            </w:r>
          </w:del>
        </w:p>
        <w:p w14:paraId="3AB48AF0" w14:textId="11B8EC32" w:rsidR="00B025A0" w:rsidDel="0003192A" w:rsidRDefault="00B025A0">
          <w:pPr>
            <w:pStyle w:val="TM2"/>
            <w:tabs>
              <w:tab w:val="left" w:pos="850"/>
              <w:tab w:val="right" w:leader="dot" w:pos="9062"/>
            </w:tabs>
            <w:rPr>
              <w:del w:id="259" w:author="COUTIN Stéphane" w:date="2024-04-30T15:26:00Z"/>
              <w:rFonts w:asciiTheme="minorHAnsi" w:eastAsiaTheme="minorEastAsia" w:hAnsiTheme="minorHAnsi" w:cstheme="minorBidi"/>
              <w:noProof/>
              <w:lang w:eastAsia="fr-FR"/>
            </w:rPr>
          </w:pPr>
          <w:del w:id="260" w:author="COUTIN Stéphane" w:date="2024-04-30T15:26:00Z">
            <w:r w:rsidRPr="0003192A" w:rsidDel="0003192A">
              <w:rPr>
                <w:rPrChange w:id="261" w:author="COUTIN Stéphane" w:date="2024-04-30T15:26:00Z">
                  <w:rPr>
                    <w:rStyle w:val="Lienhypertexte"/>
                    <w:noProof/>
                  </w:rPr>
                </w:rPrChange>
              </w:rPr>
              <w:delText>5.5</w:delText>
            </w:r>
            <w:r w:rsidDel="0003192A">
              <w:rPr>
                <w:rFonts w:asciiTheme="minorHAnsi" w:eastAsiaTheme="minorEastAsia" w:hAnsiTheme="minorHAnsi" w:cstheme="minorBidi"/>
                <w:noProof/>
                <w:lang w:eastAsia="fr-FR"/>
              </w:rPr>
              <w:tab/>
            </w:r>
            <w:r w:rsidRPr="0003192A" w:rsidDel="0003192A">
              <w:rPr>
                <w:rPrChange w:id="262" w:author="COUTIN Stéphane" w:date="2024-04-30T15:26:00Z">
                  <w:rPr>
                    <w:rStyle w:val="Lienhypertexte"/>
                    <w:noProof/>
                  </w:rPr>
                </w:rPrChange>
              </w:rPr>
              <w:delText>Conseils pour l’écriture de requêtes</w:delText>
            </w:r>
            <w:r w:rsidDel="0003192A">
              <w:rPr>
                <w:noProof/>
                <w:webHidden/>
              </w:rPr>
              <w:tab/>
            </w:r>
          </w:del>
          <w:del w:id="263" w:author="COUTIN Stéphane" w:date="2024-04-30T15:25:00Z">
            <w:r w:rsidDel="00120F7B">
              <w:rPr>
                <w:noProof/>
                <w:webHidden/>
              </w:rPr>
              <w:delText>30</w:delText>
            </w:r>
          </w:del>
        </w:p>
        <w:p w14:paraId="12C125E9" w14:textId="592186C3" w:rsidR="00FB4893" w:rsidRDefault="00FB4893">
          <w:r>
            <w:rPr>
              <w:b/>
              <w:bCs/>
            </w:rPr>
            <w:fldChar w:fldCharType="end"/>
          </w:r>
        </w:p>
      </w:sdtContent>
    </w:sdt>
    <w:p w14:paraId="227F5D01" w14:textId="77777777" w:rsidR="0014285C" w:rsidRDefault="0014285C"/>
    <w:p w14:paraId="0B1FB068" w14:textId="77777777" w:rsidR="0014285C" w:rsidRDefault="00121991">
      <w:pPr>
        <w:rPr>
          <w:b/>
          <w:u w:val="single"/>
        </w:rPr>
      </w:pPr>
      <w:r>
        <w:rPr>
          <w:b/>
          <w:u w:val="single"/>
        </w:rPr>
        <w:t>Suivi des modifications du document :</w:t>
      </w:r>
    </w:p>
    <w:tbl>
      <w:tblPr>
        <w:tblStyle w:val="Grilledutableau"/>
        <w:tblW w:w="0" w:type="auto"/>
        <w:tblLook w:val="04A0" w:firstRow="1" w:lastRow="0" w:firstColumn="1" w:lastColumn="0" w:noHBand="0" w:noVBand="1"/>
      </w:tblPr>
      <w:tblGrid>
        <w:gridCol w:w="2263"/>
        <w:gridCol w:w="2127"/>
        <w:gridCol w:w="4672"/>
      </w:tblGrid>
      <w:tr w:rsidR="0014285C" w14:paraId="0DC50704" w14:textId="77777777">
        <w:tc>
          <w:tcPr>
            <w:tcW w:w="2263" w:type="dxa"/>
            <w:shd w:val="clear" w:color="auto" w:fill="A6A6A6" w:themeFill="background1" w:themeFillShade="A6"/>
          </w:tcPr>
          <w:p w14:paraId="59BF2C5E" w14:textId="77777777" w:rsidR="0014285C" w:rsidRDefault="00121991">
            <w:pPr>
              <w:jc w:val="center"/>
              <w:rPr>
                <w:b/>
              </w:rPr>
            </w:pPr>
            <w:r>
              <w:rPr>
                <w:b/>
              </w:rPr>
              <w:t>Version de Pégase (*)</w:t>
            </w:r>
          </w:p>
        </w:tc>
        <w:tc>
          <w:tcPr>
            <w:tcW w:w="2127" w:type="dxa"/>
            <w:shd w:val="clear" w:color="auto" w:fill="A6A6A6" w:themeFill="background1" w:themeFillShade="A6"/>
          </w:tcPr>
          <w:p w14:paraId="161600E5" w14:textId="77777777" w:rsidR="0014285C" w:rsidRDefault="00121991">
            <w:pPr>
              <w:jc w:val="center"/>
              <w:rPr>
                <w:b/>
              </w:rPr>
            </w:pPr>
            <w:r>
              <w:rPr>
                <w:b/>
              </w:rPr>
              <w:t>Date de mise à jour</w:t>
            </w:r>
          </w:p>
        </w:tc>
        <w:tc>
          <w:tcPr>
            <w:tcW w:w="4672" w:type="dxa"/>
            <w:shd w:val="clear" w:color="auto" w:fill="A6A6A6" w:themeFill="background1" w:themeFillShade="A6"/>
          </w:tcPr>
          <w:p w14:paraId="652D1680" w14:textId="77777777" w:rsidR="0014285C" w:rsidRDefault="00121991">
            <w:pPr>
              <w:jc w:val="center"/>
              <w:rPr>
                <w:b/>
              </w:rPr>
            </w:pPr>
            <w:r>
              <w:rPr>
                <w:b/>
              </w:rPr>
              <w:t>Modifications apportées</w:t>
            </w:r>
          </w:p>
        </w:tc>
      </w:tr>
      <w:tr w:rsidR="0014285C" w14:paraId="7DC30F0B" w14:textId="77777777">
        <w:tc>
          <w:tcPr>
            <w:tcW w:w="2263" w:type="dxa"/>
          </w:tcPr>
          <w:p w14:paraId="5AAAE81D" w14:textId="342D4E7B" w:rsidR="0014285C" w:rsidRDefault="004C3437">
            <w:pPr>
              <w:jc w:val="center"/>
            </w:pPr>
            <w:r>
              <w:t>V</w:t>
            </w:r>
            <w:r w:rsidR="000B3CD2">
              <w:t>21</w:t>
            </w:r>
            <w:r w:rsidR="00252949">
              <w:t xml:space="preserve"> r01</w:t>
            </w:r>
          </w:p>
        </w:tc>
        <w:tc>
          <w:tcPr>
            <w:tcW w:w="2127" w:type="dxa"/>
          </w:tcPr>
          <w:p w14:paraId="69977B32" w14:textId="5F97668A" w:rsidR="0014285C" w:rsidRDefault="00823140">
            <w:pPr>
              <w:jc w:val="center"/>
            </w:pPr>
            <w:r>
              <w:t>19/07/2023</w:t>
            </w:r>
          </w:p>
        </w:tc>
        <w:tc>
          <w:tcPr>
            <w:tcW w:w="4672" w:type="dxa"/>
          </w:tcPr>
          <w:p w14:paraId="735E251F" w14:textId="72CBA8D9" w:rsidR="0014285C" w:rsidRDefault="00121991">
            <w:pPr>
              <w:jc w:val="center"/>
            </w:pPr>
            <w:r>
              <w:t>Création du document</w:t>
            </w:r>
            <w:r w:rsidR="00252949">
              <w:t>, v</w:t>
            </w:r>
            <w:r w:rsidR="00061885">
              <w:t xml:space="preserve">ersion </w:t>
            </w:r>
            <w:r w:rsidR="00252949">
              <w:t>initiale</w:t>
            </w:r>
            <w:r w:rsidR="00061885">
              <w:t>.</w:t>
            </w:r>
          </w:p>
        </w:tc>
      </w:tr>
      <w:tr w:rsidR="0014285C" w14:paraId="5B16A735" w14:textId="77777777">
        <w:tc>
          <w:tcPr>
            <w:tcW w:w="2263" w:type="dxa"/>
          </w:tcPr>
          <w:p w14:paraId="3F2511B5" w14:textId="1051B79B" w:rsidR="0014285C" w:rsidRDefault="00CF06A5">
            <w:pPr>
              <w:jc w:val="center"/>
            </w:pPr>
            <w:r>
              <w:t>V21 r02</w:t>
            </w:r>
          </w:p>
        </w:tc>
        <w:tc>
          <w:tcPr>
            <w:tcW w:w="2127" w:type="dxa"/>
          </w:tcPr>
          <w:p w14:paraId="0C251836" w14:textId="477E01B2" w:rsidR="0014285C" w:rsidRDefault="00CF06A5">
            <w:pPr>
              <w:jc w:val="center"/>
            </w:pPr>
            <w:r>
              <w:t>21/7/2023</w:t>
            </w:r>
          </w:p>
        </w:tc>
        <w:tc>
          <w:tcPr>
            <w:tcW w:w="4672" w:type="dxa"/>
          </w:tcPr>
          <w:p w14:paraId="061E7FBA" w14:textId="7FD076DE" w:rsidR="0014285C" w:rsidRDefault="00CF06A5">
            <w:pPr>
              <w:jc w:val="center"/>
            </w:pPr>
            <w:r>
              <w:t>Ajout information téléchargement fichiers</w:t>
            </w:r>
          </w:p>
        </w:tc>
      </w:tr>
      <w:tr w:rsidR="0014285C" w14:paraId="68372F6E" w14:textId="77777777">
        <w:tc>
          <w:tcPr>
            <w:tcW w:w="2263" w:type="dxa"/>
          </w:tcPr>
          <w:p w14:paraId="0F1995A4" w14:textId="7B3CBBE5" w:rsidR="0014285C" w:rsidRDefault="007100B2">
            <w:pPr>
              <w:jc w:val="center"/>
            </w:pPr>
            <w:r>
              <w:t>V22</w:t>
            </w:r>
          </w:p>
        </w:tc>
        <w:tc>
          <w:tcPr>
            <w:tcW w:w="2127" w:type="dxa"/>
          </w:tcPr>
          <w:p w14:paraId="638E71F1" w14:textId="1CA6A212" w:rsidR="0014285C" w:rsidRDefault="007100B2">
            <w:pPr>
              <w:jc w:val="center"/>
            </w:pPr>
            <w:r>
              <w:t>1</w:t>
            </w:r>
            <w:r w:rsidR="002428F6">
              <w:t>9</w:t>
            </w:r>
            <w:r>
              <w:t>/10/2023</w:t>
            </w:r>
          </w:p>
        </w:tc>
        <w:tc>
          <w:tcPr>
            <w:tcW w:w="4672" w:type="dxa"/>
          </w:tcPr>
          <w:p w14:paraId="3037C353" w14:textId="77777777" w:rsidR="0014285C" w:rsidRDefault="007100B2">
            <w:pPr>
              <w:jc w:val="center"/>
            </w:pPr>
            <w:r>
              <w:t>Mise à jour des modèles de données avec ceux de la v22</w:t>
            </w:r>
          </w:p>
          <w:p w14:paraId="6AB621AF" w14:textId="4C276E31" w:rsidR="007100B2" w:rsidRDefault="007100B2">
            <w:pPr>
              <w:jc w:val="center"/>
            </w:pPr>
            <w:r>
              <w:t xml:space="preserve">Fourniture d’un fichier listant les différences u modèle physique de </w:t>
            </w:r>
            <w:r w:rsidR="0015482E">
              <w:t>données</w:t>
            </w:r>
          </w:p>
        </w:tc>
      </w:tr>
      <w:tr w:rsidR="0014285C" w14:paraId="473FA627" w14:textId="77777777">
        <w:tc>
          <w:tcPr>
            <w:tcW w:w="2263" w:type="dxa"/>
          </w:tcPr>
          <w:p w14:paraId="28238EA4" w14:textId="3B5BCB42" w:rsidR="0014285C" w:rsidRDefault="002D1D98">
            <w:pPr>
              <w:jc w:val="center"/>
            </w:pPr>
            <w:r>
              <w:t>V22 r01</w:t>
            </w:r>
          </w:p>
        </w:tc>
        <w:tc>
          <w:tcPr>
            <w:tcW w:w="2127" w:type="dxa"/>
          </w:tcPr>
          <w:p w14:paraId="7723F0D5" w14:textId="19857729" w:rsidR="0014285C" w:rsidRDefault="002D1D98">
            <w:pPr>
              <w:jc w:val="center"/>
            </w:pPr>
            <w:r>
              <w:t>24/11/2023</w:t>
            </w:r>
          </w:p>
        </w:tc>
        <w:tc>
          <w:tcPr>
            <w:tcW w:w="4672" w:type="dxa"/>
          </w:tcPr>
          <w:p w14:paraId="38DB119E" w14:textId="5C44595F" w:rsidR="0014285C" w:rsidRDefault="002D1D98">
            <w:pPr>
              <w:jc w:val="center"/>
            </w:pPr>
            <w:r>
              <w:t>Ajout du fichier de description de la version</w:t>
            </w:r>
          </w:p>
        </w:tc>
      </w:tr>
      <w:tr w:rsidR="0014285C" w14:paraId="6CDFB612" w14:textId="77777777">
        <w:tc>
          <w:tcPr>
            <w:tcW w:w="2263" w:type="dxa"/>
          </w:tcPr>
          <w:p w14:paraId="6FD5F225" w14:textId="707A4275" w:rsidR="0014285C" w:rsidRDefault="003841C3" w:rsidP="003841C3">
            <w:pPr>
              <w:jc w:val="center"/>
            </w:pPr>
            <w:r>
              <w:t>V23</w:t>
            </w:r>
          </w:p>
        </w:tc>
        <w:tc>
          <w:tcPr>
            <w:tcW w:w="2127" w:type="dxa"/>
          </w:tcPr>
          <w:p w14:paraId="7DB75652" w14:textId="325FF676" w:rsidR="0014285C" w:rsidRDefault="003841C3">
            <w:pPr>
              <w:jc w:val="center"/>
            </w:pPr>
            <w:r>
              <w:t>17/01/2023</w:t>
            </w:r>
          </w:p>
        </w:tc>
        <w:tc>
          <w:tcPr>
            <w:tcW w:w="4672" w:type="dxa"/>
          </w:tcPr>
          <w:p w14:paraId="7D7782BE" w14:textId="6602A09B" w:rsidR="002C3D8A" w:rsidRDefault="003841C3">
            <w:pPr>
              <w:jc w:val="center"/>
            </w:pPr>
            <w:r>
              <w:t>Mise à jour pour la version v23</w:t>
            </w:r>
          </w:p>
        </w:tc>
      </w:tr>
      <w:tr w:rsidR="00E75FBC" w14:paraId="65C4A92A" w14:textId="77777777">
        <w:tc>
          <w:tcPr>
            <w:tcW w:w="2263" w:type="dxa"/>
          </w:tcPr>
          <w:p w14:paraId="5D58C4E7" w14:textId="2AF6ABCD" w:rsidR="00E75FBC" w:rsidRDefault="002D4FC0" w:rsidP="00E75FBC">
            <w:pPr>
              <w:jc w:val="center"/>
            </w:pPr>
            <w:ins w:id="264" w:author="COUTIN Stéphane" w:date="2024-04-24T10:57:00Z">
              <w:r>
                <w:t>V24</w:t>
              </w:r>
            </w:ins>
          </w:p>
        </w:tc>
        <w:tc>
          <w:tcPr>
            <w:tcW w:w="2127" w:type="dxa"/>
          </w:tcPr>
          <w:p w14:paraId="3186AF34" w14:textId="47F13B54" w:rsidR="00E75FBC" w:rsidRDefault="0003192A" w:rsidP="00E75FBC">
            <w:pPr>
              <w:jc w:val="center"/>
            </w:pPr>
            <w:ins w:id="265" w:author="COUTIN Stéphane" w:date="2024-04-30T15:26:00Z">
              <w:r>
                <w:t>30/04</w:t>
              </w:r>
            </w:ins>
            <w:ins w:id="266" w:author="COUTIN Stéphane" w:date="2024-04-24T10:57:00Z">
              <w:r w:rsidR="002D4FC0">
                <w:t>/2024</w:t>
              </w:r>
            </w:ins>
          </w:p>
        </w:tc>
        <w:tc>
          <w:tcPr>
            <w:tcW w:w="4672" w:type="dxa"/>
          </w:tcPr>
          <w:p w14:paraId="16FC3D34" w14:textId="4E198C76" w:rsidR="00E75FBC" w:rsidRDefault="002D4FC0" w:rsidP="00E75FBC">
            <w:pPr>
              <w:jc w:val="center"/>
            </w:pPr>
            <w:ins w:id="267" w:author="COUTIN Stéphane" w:date="2024-04-24T10:57:00Z">
              <w:r>
                <w:t>Mise à jour pour la version v24</w:t>
              </w:r>
            </w:ins>
          </w:p>
        </w:tc>
      </w:tr>
      <w:tr w:rsidR="00E75FBC" w14:paraId="5F0BF54B" w14:textId="77777777">
        <w:tc>
          <w:tcPr>
            <w:tcW w:w="2263" w:type="dxa"/>
          </w:tcPr>
          <w:p w14:paraId="449A8FB7" w14:textId="77777777" w:rsidR="00E75FBC" w:rsidRDefault="00E75FBC" w:rsidP="00E75FBC">
            <w:pPr>
              <w:jc w:val="center"/>
            </w:pPr>
          </w:p>
        </w:tc>
        <w:tc>
          <w:tcPr>
            <w:tcW w:w="2127" w:type="dxa"/>
          </w:tcPr>
          <w:p w14:paraId="7888490D" w14:textId="77777777" w:rsidR="00E75FBC" w:rsidRDefault="00E75FBC" w:rsidP="00E75FBC">
            <w:pPr>
              <w:jc w:val="center"/>
            </w:pPr>
          </w:p>
        </w:tc>
        <w:tc>
          <w:tcPr>
            <w:tcW w:w="4672" w:type="dxa"/>
          </w:tcPr>
          <w:p w14:paraId="1F67754E" w14:textId="77777777" w:rsidR="00E75FBC" w:rsidRDefault="00E75FBC" w:rsidP="00E75FBC">
            <w:pPr>
              <w:jc w:val="center"/>
            </w:pPr>
          </w:p>
        </w:tc>
      </w:tr>
      <w:tr w:rsidR="00E75FBC" w14:paraId="3652E1B1" w14:textId="77777777">
        <w:tc>
          <w:tcPr>
            <w:tcW w:w="2263" w:type="dxa"/>
          </w:tcPr>
          <w:p w14:paraId="68CE34C8" w14:textId="77777777" w:rsidR="00E75FBC" w:rsidRDefault="00E75FBC" w:rsidP="00E75FBC">
            <w:pPr>
              <w:jc w:val="center"/>
            </w:pPr>
          </w:p>
        </w:tc>
        <w:tc>
          <w:tcPr>
            <w:tcW w:w="2127" w:type="dxa"/>
          </w:tcPr>
          <w:p w14:paraId="49CBC422" w14:textId="77777777" w:rsidR="00E75FBC" w:rsidRDefault="00E75FBC" w:rsidP="00E75FBC">
            <w:pPr>
              <w:jc w:val="center"/>
            </w:pPr>
          </w:p>
        </w:tc>
        <w:tc>
          <w:tcPr>
            <w:tcW w:w="4672" w:type="dxa"/>
          </w:tcPr>
          <w:p w14:paraId="29302046" w14:textId="77777777" w:rsidR="00E75FBC" w:rsidRDefault="00E75FBC" w:rsidP="00E75FBC">
            <w:pPr>
              <w:jc w:val="center"/>
            </w:pPr>
          </w:p>
        </w:tc>
      </w:tr>
      <w:tr w:rsidR="00E75FBC" w14:paraId="69BAA6C2" w14:textId="77777777">
        <w:tc>
          <w:tcPr>
            <w:tcW w:w="2263" w:type="dxa"/>
          </w:tcPr>
          <w:p w14:paraId="24A908FC" w14:textId="77777777" w:rsidR="00E75FBC" w:rsidRDefault="00E75FBC" w:rsidP="00E75FBC">
            <w:pPr>
              <w:jc w:val="center"/>
            </w:pPr>
          </w:p>
        </w:tc>
        <w:tc>
          <w:tcPr>
            <w:tcW w:w="2127" w:type="dxa"/>
          </w:tcPr>
          <w:p w14:paraId="03CA828B" w14:textId="77777777" w:rsidR="00E75FBC" w:rsidRDefault="00E75FBC" w:rsidP="00E75FBC">
            <w:pPr>
              <w:jc w:val="center"/>
            </w:pPr>
          </w:p>
        </w:tc>
        <w:tc>
          <w:tcPr>
            <w:tcW w:w="4672" w:type="dxa"/>
          </w:tcPr>
          <w:p w14:paraId="0AFEBD8E" w14:textId="77777777" w:rsidR="00E75FBC" w:rsidRDefault="00E75FBC" w:rsidP="00E75FBC">
            <w:pPr>
              <w:jc w:val="center"/>
            </w:pPr>
          </w:p>
        </w:tc>
      </w:tr>
    </w:tbl>
    <w:p w14:paraId="389C46D4" w14:textId="77777777" w:rsidR="0014285C" w:rsidRDefault="0014285C"/>
    <w:p w14:paraId="5E561180" w14:textId="77777777" w:rsidR="0014285C" w:rsidRDefault="00121991">
      <w:pPr>
        <w:rPr>
          <w:i/>
        </w:rPr>
      </w:pPr>
      <w:r>
        <w:rPr>
          <w:i/>
        </w:rPr>
        <w:t>(*) Ce document décrit les écrans pour une version de Pégase. Il convient donc d’indiquer ici la version de Pégase à laquelle se réfère ce document.</w:t>
      </w:r>
    </w:p>
    <w:p w14:paraId="26EA3737" w14:textId="77777777" w:rsidR="0014285C" w:rsidRDefault="0014285C"/>
    <w:p w14:paraId="0254F90C" w14:textId="77777777" w:rsidR="0014285C" w:rsidRDefault="0014285C"/>
    <w:p w14:paraId="10E30074" w14:textId="77777777" w:rsidR="0014285C" w:rsidRDefault="0014285C"/>
    <w:p w14:paraId="6F95135E" w14:textId="77777777" w:rsidR="0014285C" w:rsidRDefault="00121991">
      <w:pPr>
        <w:rPr>
          <w:rFonts w:ascii="Calibri Light" w:eastAsia="Calibri Light" w:hAnsi="Calibri Light" w:cs="Calibri Light"/>
          <w:color w:val="FFFFFF"/>
          <w:sz w:val="32"/>
          <w:szCs w:val="32"/>
        </w:rPr>
      </w:pPr>
      <w:r>
        <w:rPr>
          <w:color w:val="FFFFFF" w:themeColor="background1"/>
        </w:rPr>
        <w:br w:type="page"/>
      </w:r>
    </w:p>
    <w:p w14:paraId="4514FAF4" w14:textId="77777777" w:rsidR="0014285C" w:rsidRDefault="00121991" w:rsidP="002B4C3A">
      <w:pPr>
        <w:pStyle w:val="Titre1"/>
        <w:numPr>
          <w:ilvl w:val="0"/>
          <w:numId w:val="3"/>
        </w:numPr>
        <w:shd w:val="clear" w:color="auto" w:fill="373688"/>
        <w:rPr>
          <w:color w:val="FFFFFF"/>
        </w:rPr>
      </w:pPr>
      <w:bookmarkStart w:id="268" w:name="_Toc140654454"/>
      <w:bookmarkStart w:id="269" w:name="_Toc165383208"/>
      <w:r>
        <w:rPr>
          <w:color w:val="FFFFFF" w:themeColor="background1"/>
        </w:rPr>
        <w:lastRenderedPageBreak/>
        <w:t xml:space="preserve">Le module </w:t>
      </w:r>
      <w:r w:rsidR="00694418">
        <w:rPr>
          <w:color w:val="FFFFFF" w:themeColor="background1"/>
        </w:rPr>
        <w:t>DRE</w:t>
      </w:r>
      <w:r>
        <w:rPr>
          <w:color w:val="FFFFFF" w:themeColor="background1"/>
        </w:rPr>
        <w:t xml:space="preserve"> et ses concepts</w:t>
      </w:r>
      <w:bookmarkEnd w:id="268"/>
      <w:bookmarkEnd w:id="269"/>
      <w:r>
        <w:rPr>
          <w:color w:val="FFFFFF" w:themeColor="background1"/>
        </w:rPr>
        <w:t xml:space="preserve"> </w:t>
      </w:r>
    </w:p>
    <w:p w14:paraId="50EC3B94" w14:textId="77777777" w:rsidR="0014285C" w:rsidRDefault="0014285C"/>
    <w:p w14:paraId="11B68DE9" w14:textId="77777777" w:rsidR="0014285C" w:rsidRDefault="00052519">
      <w:pPr>
        <w:pStyle w:val="Style1"/>
      </w:pPr>
      <w:bookmarkStart w:id="270" w:name="_Toc140654455"/>
      <w:bookmarkStart w:id="271" w:name="_Toc165383209"/>
      <w:r>
        <w:t>Les objectifs de DRE</w:t>
      </w:r>
      <w:bookmarkEnd w:id="270"/>
      <w:bookmarkEnd w:id="271"/>
    </w:p>
    <w:p w14:paraId="236EE1C3" w14:textId="29E9C066" w:rsidR="00912536" w:rsidRDefault="00481035" w:rsidP="001250A3">
      <w:r>
        <w:t>L</w:t>
      </w:r>
      <w:r w:rsidR="001250A3">
        <w:t>a mise à disposition de données de Pegase à des fins de pilotage opérationnel</w:t>
      </w:r>
      <w:r w:rsidR="004B4E08">
        <w:t xml:space="preserve"> est un besoin identifié à l’origine du projet PC-SCOL. Une première réponse a été prototypée</w:t>
      </w:r>
      <w:r w:rsidR="001250A3">
        <w:t xml:space="preserve">, ce que nous avons appelé la base de données POP. </w:t>
      </w:r>
    </w:p>
    <w:p w14:paraId="6FD7BF91" w14:textId="79F23913" w:rsidR="001250A3" w:rsidRDefault="001250A3" w:rsidP="001250A3">
      <w:r>
        <w:t>Le besoin a été revu et élargi</w:t>
      </w:r>
      <w:r w:rsidR="00912536">
        <w:t xml:space="preserve"> </w:t>
      </w:r>
      <w:r>
        <w:t xml:space="preserve">: </w:t>
      </w:r>
      <w:r w:rsidR="004B4E08">
        <w:t xml:space="preserve">il consiste à </w:t>
      </w:r>
      <w:r>
        <w:t>mise à disposition de toutes les données de Pégase avec un historique supérieur à 5 ans.</w:t>
      </w:r>
    </w:p>
    <w:p w14:paraId="42DD13B0" w14:textId="4940EB2C" w:rsidR="001250A3" w:rsidRDefault="004B4E08" w:rsidP="001250A3">
      <w:r>
        <w:t>La</w:t>
      </w:r>
      <w:r w:rsidR="001250A3">
        <w:t xml:space="preserve"> solution </w:t>
      </w:r>
      <w:r>
        <w:t>répondant à ce besoin est nommée</w:t>
      </w:r>
      <w:r w:rsidR="001250A3">
        <w:t xml:space="preserve"> Données Répliquées en Etablissement (DRE).</w:t>
      </w:r>
    </w:p>
    <w:p w14:paraId="36492413" w14:textId="0ECD96B6" w:rsidR="001250A3" w:rsidRDefault="004B4E08" w:rsidP="001250A3">
      <w:r>
        <w:t>En v</w:t>
      </w:r>
      <w:r w:rsidR="00912536">
        <w:t>oici une d</w:t>
      </w:r>
      <w:r w:rsidR="001250A3">
        <w:t xml:space="preserve">escription </w:t>
      </w:r>
      <w:r w:rsidR="00912536">
        <w:t>synthétique</w:t>
      </w:r>
      <w:r>
        <w:t xml:space="preserve"> </w:t>
      </w:r>
      <w:r w:rsidR="001250A3">
        <w:t>:</w:t>
      </w:r>
    </w:p>
    <w:p w14:paraId="6C080272" w14:textId="3B0DEB65" w:rsidR="004B4E08" w:rsidRDefault="001250A3" w:rsidP="004B4E08">
      <w:pPr>
        <w:pStyle w:val="Paragraphedeliste"/>
        <w:numPr>
          <w:ilvl w:val="0"/>
          <w:numId w:val="17"/>
        </w:numPr>
      </w:pPr>
      <w:r>
        <w:t xml:space="preserve">Cette solution fournit une réplication complète des données présentes dans Pégase mais sans aucune transformation des bases de données des services (pour rappel, il y a dans Pegase une </w:t>
      </w:r>
      <w:proofErr w:type="spellStart"/>
      <w:r>
        <w:t>Bdd</w:t>
      </w:r>
      <w:proofErr w:type="spellEnd"/>
      <w:r>
        <w:t xml:space="preserve"> par service).</w:t>
      </w:r>
    </w:p>
    <w:p w14:paraId="200C54A4" w14:textId="7BA937B6" w:rsidR="004B4E08" w:rsidRDefault="004B4E08" w:rsidP="004B4E08">
      <w:pPr>
        <w:pStyle w:val="Paragraphedeliste"/>
        <w:numPr>
          <w:ilvl w:val="0"/>
          <w:numId w:val="17"/>
        </w:numPr>
      </w:pPr>
      <w:r>
        <w:t>La base de données résultat de cette réplication est hébergée dans l’infrastructure de l’établissement.</w:t>
      </w:r>
    </w:p>
    <w:p w14:paraId="3E05674F" w14:textId="3F9496C7" w:rsidR="001250A3" w:rsidRDefault="001250A3" w:rsidP="00BE1C0F">
      <w:pPr>
        <w:pStyle w:val="Paragraphedeliste"/>
        <w:numPr>
          <w:ilvl w:val="0"/>
          <w:numId w:val="17"/>
        </w:numPr>
      </w:pPr>
      <w:r>
        <w:t xml:space="preserve">La réplication </w:t>
      </w:r>
      <w:r w:rsidR="004B4E08">
        <w:t>est</w:t>
      </w:r>
      <w:r>
        <w:t xml:space="preserve"> limitée aux bases de données </w:t>
      </w:r>
      <w:proofErr w:type="spellStart"/>
      <w:r>
        <w:t>Postgresql</w:t>
      </w:r>
      <w:proofErr w:type="spellEnd"/>
      <w:r>
        <w:t>, ce qui permet de disposer de la presque totalité des données de Pegase.</w:t>
      </w:r>
    </w:p>
    <w:p w14:paraId="263D2666" w14:textId="77777777" w:rsidR="001250A3" w:rsidRDefault="001250A3" w:rsidP="00BE1C0F">
      <w:pPr>
        <w:pStyle w:val="Paragraphedeliste"/>
        <w:numPr>
          <w:ilvl w:val="0"/>
          <w:numId w:val="17"/>
        </w:numPr>
      </w:pPr>
      <w:r>
        <w:t>Les données sont rafraichies à J+1, en écrasant les données de la veille.</w:t>
      </w:r>
    </w:p>
    <w:p w14:paraId="7685693C" w14:textId="2C5C5E2A" w:rsidR="001250A3" w:rsidRDefault="001250A3" w:rsidP="00BE1C0F">
      <w:pPr>
        <w:pStyle w:val="Paragraphedeliste"/>
        <w:numPr>
          <w:ilvl w:val="0"/>
          <w:numId w:val="17"/>
        </w:numPr>
      </w:pPr>
      <w:r>
        <w:t xml:space="preserve">Seul </w:t>
      </w:r>
      <w:r w:rsidR="004B4E08">
        <w:t>un ensemble de</w:t>
      </w:r>
      <w:r>
        <w:t xml:space="preserve"> données est fourni. Les établissements seront en charge de mettre en place leur propre solution de </w:t>
      </w:r>
      <w:r w:rsidR="004B4E08">
        <w:t xml:space="preserve">requêtage et </w:t>
      </w:r>
      <w:proofErr w:type="spellStart"/>
      <w:r>
        <w:t>reporting</w:t>
      </w:r>
      <w:proofErr w:type="spellEnd"/>
      <w:r>
        <w:t xml:space="preserve"> (univers BO par exemple)</w:t>
      </w:r>
    </w:p>
    <w:p w14:paraId="772318E1" w14:textId="77777777" w:rsidR="00FF48C3" w:rsidRDefault="00FF48C3" w:rsidP="001E352B"/>
    <w:p w14:paraId="358D9029" w14:textId="11A68859" w:rsidR="007100B2" w:rsidRDefault="007100B2" w:rsidP="001E352B">
      <w:pPr>
        <w:pStyle w:val="Style1"/>
      </w:pPr>
      <w:bookmarkStart w:id="272" w:name="_Toc165383210"/>
      <w:bookmarkStart w:id="273" w:name="_Toc140654456"/>
      <w:r>
        <w:t>Pas de rétro compatibilité des formats entre versions</w:t>
      </w:r>
      <w:bookmarkEnd w:id="272"/>
    </w:p>
    <w:p w14:paraId="1E9AA907" w14:textId="77777777" w:rsidR="004209A7" w:rsidRDefault="007100B2" w:rsidP="007100B2">
      <w:r>
        <w:t xml:space="preserve">DRE étant une réplication des </w:t>
      </w:r>
      <w:proofErr w:type="spellStart"/>
      <w:r>
        <w:t>Bdd</w:t>
      </w:r>
      <w:proofErr w:type="spellEnd"/>
      <w:r>
        <w:t xml:space="preserve"> de Pegase, son format évolue au cours de versions de Pegase. </w:t>
      </w:r>
      <w:r w:rsidR="004209A7">
        <w:t xml:space="preserve">De ce fait chaque nouvelle version s’accompagne de changements dans le modèle physique de données de DRE. </w:t>
      </w:r>
    </w:p>
    <w:p w14:paraId="599CA6F2" w14:textId="2E532B50" w:rsidR="007100B2" w:rsidRDefault="004209A7" w:rsidP="007100B2">
      <w:r>
        <w:t xml:space="preserve">PC-SCOL fournit une liste des modifications. </w:t>
      </w:r>
    </w:p>
    <w:p w14:paraId="47B177A0" w14:textId="339F1009" w:rsidR="004209A7" w:rsidRDefault="004209A7" w:rsidP="003841C3">
      <w:r>
        <w:t>PC-SCOL ne fournit aucun outil permettant de gérer la rétrocompatibilité des requêtes développées pas les établissements.</w:t>
      </w:r>
    </w:p>
    <w:p w14:paraId="187E7A22" w14:textId="4D32EBD1" w:rsidR="001E352B" w:rsidRDefault="001E352B" w:rsidP="001E352B">
      <w:pPr>
        <w:pStyle w:val="Style1"/>
      </w:pPr>
      <w:bookmarkStart w:id="274" w:name="_Toc165383211"/>
      <w:r>
        <w:t>Principe de fonctionnement</w:t>
      </w:r>
      <w:bookmarkEnd w:id="273"/>
      <w:bookmarkEnd w:id="274"/>
    </w:p>
    <w:p w14:paraId="472030B6" w14:textId="77777777" w:rsidR="00BE1C0F" w:rsidRDefault="00BE1C0F" w:rsidP="00BE1C0F">
      <w:r>
        <w:t>Le schéma ci-dessous présente cette solution (seules 3 bases de données de services Pegase sont représentées ici) :</w:t>
      </w:r>
    </w:p>
    <w:p w14:paraId="38F97F19" w14:textId="77777777" w:rsidR="00BE1C0F" w:rsidRDefault="00BE1C0F" w:rsidP="00BE1C0F">
      <w:r w:rsidRPr="00BE1C0F">
        <w:rPr>
          <w:noProof/>
        </w:rPr>
        <w:lastRenderedPageBreak/>
        <w:drawing>
          <wp:inline distT="0" distB="0" distL="0" distR="0" wp14:anchorId="48F5DCA7" wp14:editId="1B1EC252">
            <wp:extent cx="5760720" cy="2244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6A7AE5EA" w14:textId="6694E786" w:rsidR="001F1FB0" w:rsidRDefault="004B4E08" w:rsidP="00BE1C0F">
      <w:r>
        <w:t>Chaque base de données PEGASE</w:t>
      </w:r>
      <w:r w:rsidR="001F1FB0">
        <w:t xml:space="preserve"> est exportée sous forme d’un fichier dump. Ce sont ces fichiers dump qui sont mis à disposition une fois par jour.</w:t>
      </w:r>
    </w:p>
    <w:p w14:paraId="06B431A7" w14:textId="0A197CA1" w:rsidR="001F1FB0" w:rsidRDefault="001F1FB0" w:rsidP="00BE1C0F">
      <w:r>
        <w:t>L’établissement lance depuis son infrastructure un script qui va transférer les fichiers dump et les restaurer dans la base DRE</w:t>
      </w:r>
      <w:r w:rsidR="00252949">
        <w:t xml:space="preserve"> </w:t>
      </w:r>
      <w:r>
        <w:t>(c’est un annule et remplace).</w:t>
      </w:r>
    </w:p>
    <w:p w14:paraId="5A435529" w14:textId="41197805" w:rsidR="004B4E08" w:rsidRDefault="001F1FB0" w:rsidP="00BE1C0F">
      <w:r>
        <w:t xml:space="preserve">Au final chaque </w:t>
      </w:r>
      <w:proofErr w:type="spellStart"/>
      <w:r>
        <w:t>Bdd</w:t>
      </w:r>
      <w:proofErr w:type="spellEnd"/>
      <w:r>
        <w:t xml:space="preserve"> Pegase </w:t>
      </w:r>
      <w:r w:rsidR="004B4E08">
        <w:t>se re</w:t>
      </w:r>
      <w:r>
        <w:t>t</w:t>
      </w:r>
      <w:r w:rsidR="004B4E08">
        <w:t>rouve en tant qu’un schéma de la base de données DRE.</w:t>
      </w:r>
    </w:p>
    <w:p w14:paraId="5A35446B" w14:textId="77777777" w:rsidR="0014285C" w:rsidRDefault="00121991" w:rsidP="00912536">
      <w:r>
        <w:br w:type="page"/>
      </w:r>
    </w:p>
    <w:p w14:paraId="488E9BCE" w14:textId="77777777" w:rsidR="00BB4F33" w:rsidRDefault="00BB4F33" w:rsidP="001E352B">
      <w:pPr>
        <w:pStyle w:val="Titre1"/>
        <w:shd w:val="clear" w:color="auto" w:fill="373688"/>
        <w:rPr>
          <w:color w:val="FFFFFF" w:themeColor="background1"/>
        </w:rPr>
      </w:pPr>
      <w:bookmarkStart w:id="275" w:name="_Toc140654457"/>
      <w:bookmarkStart w:id="276" w:name="_Toc165383212"/>
      <w:r w:rsidRPr="001E352B">
        <w:rPr>
          <w:color w:val="FFFFFF" w:themeColor="background1"/>
        </w:rPr>
        <w:lastRenderedPageBreak/>
        <w:t>Installation</w:t>
      </w:r>
      <w:bookmarkEnd w:id="275"/>
      <w:bookmarkEnd w:id="276"/>
    </w:p>
    <w:p w14:paraId="21FC0CFF" w14:textId="77777777" w:rsidR="007B67E7" w:rsidRDefault="007B67E7" w:rsidP="007B67E7"/>
    <w:p w14:paraId="5D8B6056" w14:textId="77777777" w:rsidR="004F6F7E" w:rsidRDefault="004F6F7E" w:rsidP="004F6F7E">
      <w:pPr>
        <w:pStyle w:val="Paragraphedeliste"/>
        <w:rPr>
          <w:rFonts w:asciiTheme="minorHAnsi" w:hAnsiTheme="minorHAnsi" w:cstheme="minorBidi"/>
        </w:rPr>
      </w:pPr>
      <w:r>
        <w:rPr>
          <w:rFonts w:cstheme="minorBidi"/>
          <w:noProof/>
        </w:rPr>
        <w:drawing>
          <wp:anchor distT="0" distB="0" distL="114300" distR="114300" simplePos="0" relativeHeight="251766784" behindDoc="1" locked="0" layoutInCell="1" allowOverlap="1" wp14:anchorId="06117A7E" wp14:editId="6794D7D0">
            <wp:simplePos x="0" y="0"/>
            <wp:positionH relativeFrom="column">
              <wp:posOffset>379095</wp:posOffset>
            </wp:positionH>
            <wp:positionV relativeFrom="paragraph">
              <wp:posOffset>10795</wp:posOffset>
            </wp:positionV>
            <wp:extent cx="288290" cy="2882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pic:spPr>
                </pic:pic>
              </a:graphicData>
            </a:graphic>
            <wp14:sizeRelH relativeFrom="page">
              <wp14:pctWidth>0</wp14:pctWidth>
            </wp14:sizeRelH>
            <wp14:sizeRelV relativeFrom="page">
              <wp14:pctHeight>0</wp14:pctHeight>
            </wp14:sizeRelV>
          </wp:anchor>
        </w:drawing>
      </w:r>
    </w:p>
    <w:p w14:paraId="46FBAAF1" w14:textId="77777777" w:rsidR="004F6F7E" w:rsidRDefault="004F6F7E" w:rsidP="004F6F7E">
      <w:pPr>
        <w:pStyle w:val="Style5"/>
        <w:ind w:left="720"/>
        <w:rPr>
          <w:i w:val="0"/>
        </w:rPr>
      </w:pPr>
      <w:r w:rsidRPr="004F6F7E">
        <w:rPr>
          <w:i w:val="0"/>
        </w:rPr>
        <w:t>Nous décrivons ici les principes généraux qui seront détaillés dès l’installation sur les premiers sites.</w:t>
      </w:r>
    </w:p>
    <w:p w14:paraId="3FD9C860" w14:textId="77777777" w:rsidR="00052519" w:rsidRDefault="00052519" w:rsidP="001E352B">
      <w:pPr>
        <w:pStyle w:val="Style1"/>
      </w:pPr>
      <w:bookmarkStart w:id="277" w:name="_Toc140654458"/>
      <w:bookmarkStart w:id="278" w:name="_Toc165383213"/>
      <w:r>
        <w:t>Pré requis administratif d’installation</w:t>
      </w:r>
      <w:bookmarkEnd w:id="277"/>
      <w:bookmarkEnd w:id="278"/>
    </w:p>
    <w:p w14:paraId="20E8E923" w14:textId="1F388027" w:rsidR="00310D35" w:rsidRDefault="00310D35" w:rsidP="00310D35">
      <w:r>
        <w:t xml:space="preserve">Etant donné le caractère sensible d’une partie des données contenues dans </w:t>
      </w:r>
      <w:r w:rsidR="008C3B14">
        <w:t>DRE</w:t>
      </w:r>
      <w:r>
        <w:t xml:space="preserve">, il </w:t>
      </w:r>
      <w:r w:rsidR="001F1FB0">
        <w:t>faut</w:t>
      </w:r>
      <w:r>
        <w:t xml:space="preserve"> formuler une demande écrite pour disposer des données et des accès, en nous indiquant une personne référente.</w:t>
      </w:r>
      <w:r w:rsidR="00FB2BED">
        <w:t xml:space="preserve"> Un formulaire est mis à votre disposition </w:t>
      </w:r>
      <w:r w:rsidR="00252949">
        <w:t xml:space="preserve">sur le serveur </w:t>
      </w:r>
      <w:proofErr w:type="spellStart"/>
      <w:r w:rsidR="00252949">
        <w:t>share</w:t>
      </w:r>
      <w:proofErr w:type="spellEnd"/>
      <w:r w:rsidR="00252949">
        <w:t xml:space="preserve"> de PC-SCOL : </w:t>
      </w:r>
      <w:hyperlink r:id="rId9" w:history="1">
        <w:r w:rsidR="00252949" w:rsidRPr="00F24BA3">
          <w:rPr>
            <w:rStyle w:val="Lienhypertexte"/>
          </w:rPr>
          <w:t>https://forum.pc-scol.fr/uploads/short-url/dUeLsgrKZOPtQYEBc5jvbXkUc34.pdf</w:t>
        </w:r>
      </w:hyperlink>
      <w:r w:rsidR="00252949">
        <w:t xml:space="preserve"> .</w:t>
      </w:r>
    </w:p>
    <w:p w14:paraId="66EAE59F" w14:textId="3F9D192B" w:rsidR="001F1FB0" w:rsidRDefault="001F1FB0" w:rsidP="00310D35">
      <w:r>
        <w:t>Il est également demand</w:t>
      </w:r>
      <w:r w:rsidR="00252949">
        <w:t>é</w:t>
      </w:r>
      <w:r>
        <w:t xml:space="preserve"> de fournir l’adresse IP ou la plage d’adresse IP utilisée pour accéder l’espace de téléchargement, ceci afin de mettre en place un filtrage.</w:t>
      </w:r>
    </w:p>
    <w:p w14:paraId="3F4EA31B" w14:textId="77777777" w:rsidR="00310D35" w:rsidRDefault="00310D35" w:rsidP="00310D35">
      <w:r>
        <w:t>Les données seront fournies sans gestion d'autorisation</w:t>
      </w:r>
      <w:r w:rsidR="008C3B14">
        <w:t>, il est de la</w:t>
      </w:r>
      <w:r>
        <w:t xml:space="preserve"> responsabilité de l'établissement </w:t>
      </w:r>
      <w:r w:rsidR="008C3B14">
        <w:t>de les gérer.</w:t>
      </w:r>
    </w:p>
    <w:p w14:paraId="46D42723" w14:textId="77777777" w:rsidR="00BB4F33" w:rsidRDefault="00BB4F33" w:rsidP="001E352B">
      <w:pPr>
        <w:pStyle w:val="Style1"/>
      </w:pPr>
      <w:bookmarkStart w:id="279" w:name="_Toc140654459"/>
      <w:bookmarkStart w:id="280" w:name="_Toc165383214"/>
      <w:r>
        <w:t xml:space="preserve">Pré requis </w:t>
      </w:r>
      <w:r w:rsidR="00052519">
        <w:t xml:space="preserve">technique </w:t>
      </w:r>
      <w:r>
        <w:t>d'installation</w:t>
      </w:r>
      <w:bookmarkEnd w:id="279"/>
      <w:bookmarkEnd w:id="280"/>
    </w:p>
    <w:p w14:paraId="53EE4BDF" w14:textId="77777777" w:rsidR="008C3B14" w:rsidRDefault="008C3B14" w:rsidP="008C3B14">
      <w:r>
        <w:t>Pour pouvoir mettre en œuvre DRE dans votre infrastructure, voici ce qui est nécessaire :</w:t>
      </w:r>
    </w:p>
    <w:p w14:paraId="77E181E6" w14:textId="0C88C328" w:rsidR="003008AD" w:rsidRDefault="008C3B14" w:rsidP="003008AD">
      <w:pPr>
        <w:pStyle w:val="Paragraphedeliste"/>
        <w:numPr>
          <w:ilvl w:val="0"/>
          <w:numId w:val="19"/>
        </w:numPr>
      </w:pPr>
      <w:r>
        <w:t>A</w:t>
      </w:r>
      <w:r w:rsidR="003008AD">
        <w:t>voir initialisé sur un serveur établissement dédié un cluster PostgreSQL 15 avec à l'intérieur une base de donnée</w:t>
      </w:r>
      <w:r w:rsidR="00FB2BED">
        <w:t>s</w:t>
      </w:r>
      <w:r w:rsidR="003008AD">
        <w:t xml:space="preserve"> vierge (futur réceptacle de tous les schémas répliqués)</w:t>
      </w:r>
      <w:r>
        <w:t>,</w:t>
      </w:r>
    </w:p>
    <w:p w14:paraId="2141573B" w14:textId="55008C61" w:rsidR="003008AD" w:rsidRDefault="008C3B14" w:rsidP="003008AD">
      <w:pPr>
        <w:pStyle w:val="Paragraphedeliste"/>
        <w:numPr>
          <w:ilvl w:val="0"/>
          <w:numId w:val="19"/>
        </w:numPr>
      </w:pPr>
      <w:r>
        <w:t>A</w:t>
      </w:r>
      <w:r w:rsidR="003008AD">
        <w:t xml:space="preserve">voir installé le paquet des outils clients </w:t>
      </w:r>
      <w:r w:rsidR="0072782B">
        <w:t>PostgreSQL</w:t>
      </w:r>
      <w:r>
        <w:t>,</w:t>
      </w:r>
    </w:p>
    <w:p w14:paraId="62BC43E1" w14:textId="77777777" w:rsidR="003008AD" w:rsidRDefault="008C3B14" w:rsidP="003008AD">
      <w:pPr>
        <w:pStyle w:val="Paragraphedeliste"/>
        <w:numPr>
          <w:ilvl w:val="0"/>
          <w:numId w:val="19"/>
        </w:numPr>
      </w:pPr>
      <w:r>
        <w:t>I</w:t>
      </w:r>
      <w:r w:rsidR="003008AD">
        <w:t>l est possible selon les affinités établissement d'utiliser la conteneurisation</w:t>
      </w:r>
      <w:r>
        <w:t>.</w:t>
      </w:r>
    </w:p>
    <w:p w14:paraId="6B84F995" w14:textId="52B75725" w:rsidR="00BB4F33" w:rsidRDefault="00BB4F33" w:rsidP="001E352B">
      <w:pPr>
        <w:pStyle w:val="Style1"/>
      </w:pPr>
      <w:bookmarkStart w:id="281" w:name="_Toc140654460"/>
      <w:bookmarkStart w:id="282" w:name="_Toc165383215"/>
      <w:r>
        <w:t>Mode opératoire de mise à jour de la base</w:t>
      </w:r>
      <w:r w:rsidR="008C3B14">
        <w:t xml:space="preserve"> DRE</w:t>
      </w:r>
      <w:bookmarkEnd w:id="281"/>
      <w:bookmarkEnd w:id="282"/>
    </w:p>
    <w:p w14:paraId="5E971675" w14:textId="1E2376B5" w:rsidR="001C11DD" w:rsidRDefault="001C11DD" w:rsidP="001C11DD">
      <w:r>
        <w:t>Pour rappel, le schéma ci-dessous décrit le mode opératoire qui va permettre de créer quotidiennement la base DRE dans l’infrastructure de l’établissement.</w:t>
      </w:r>
    </w:p>
    <w:p w14:paraId="2C49EF9F" w14:textId="2992C44C" w:rsidR="001C11DD" w:rsidRDefault="001C11DD" w:rsidP="001C11DD">
      <w:r w:rsidRPr="00BE1C0F">
        <w:rPr>
          <w:noProof/>
        </w:rPr>
        <w:drawing>
          <wp:inline distT="0" distB="0" distL="0" distR="0" wp14:anchorId="7E816468" wp14:editId="2B34D062">
            <wp:extent cx="5760720" cy="22440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152E8AEC" w14:textId="4E1B415E" w:rsidR="001C11DD" w:rsidRDefault="001C11DD" w:rsidP="001C11DD">
      <w:r>
        <w:t xml:space="preserve">Les étapes </w:t>
      </w:r>
      <w:r w:rsidR="001067FC">
        <w:t xml:space="preserve">qui s’enchainent et </w:t>
      </w:r>
      <w:r>
        <w:t>vont vous être détaillées dans les paragraphes suivants sont :</w:t>
      </w:r>
    </w:p>
    <w:p w14:paraId="5FA6C709" w14:textId="67429BC6" w:rsidR="001C11DD" w:rsidRDefault="001067FC" w:rsidP="001067FC">
      <w:pPr>
        <w:pStyle w:val="Paragraphedeliste"/>
        <w:numPr>
          <w:ilvl w:val="0"/>
          <w:numId w:val="22"/>
        </w:numPr>
      </w:pPr>
      <w:r>
        <w:lastRenderedPageBreak/>
        <w:t>Mise à disposition des données : Pegase produit automatiquement un extrait de ses données qui est déposé dans l’infrastructure PC-SCOL.</w:t>
      </w:r>
    </w:p>
    <w:p w14:paraId="015EF704" w14:textId="572E5B8F" w:rsidR="001067FC" w:rsidRDefault="001067FC" w:rsidP="001067FC">
      <w:pPr>
        <w:pStyle w:val="Paragraphedeliste"/>
        <w:numPr>
          <w:ilvl w:val="0"/>
          <w:numId w:val="22"/>
        </w:numPr>
      </w:pPr>
      <w:r w:rsidRPr="001067FC">
        <w:t>Création de la base DRE en établissement</w:t>
      </w:r>
      <w:r>
        <w:t> : l’établissement lance un script qui va transférer les données mises à disposition et les charger dans sa base DRE locale,</w:t>
      </w:r>
    </w:p>
    <w:p w14:paraId="287B66E6" w14:textId="0FB7C8FF" w:rsidR="001067FC" w:rsidRDefault="001067FC" w:rsidP="001067FC">
      <w:pPr>
        <w:pStyle w:val="Paragraphedeliste"/>
        <w:numPr>
          <w:ilvl w:val="0"/>
          <w:numId w:val="22"/>
        </w:numPr>
      </w:pPr>
      <w:r w:rsidRPr="001067FC">
        <w:t>Personnalisation de DRE</w:t>
      </w:r>
      <w:r>
        <w:t xml:space="preserve"> (option) : l’établissement peut exécuter des scripts permettant de compléter la base DRE (ajout d’utilisateurs, de droits, de </w:t>
      </w:r>
      <w:proofErr w:type="gramStart"/>
      <w:r>
        <w:t>vues, ….</w:t>
      </w:r>
      <w:proofErr w:type="gramEnd"/>
      <w:r>
        <w:t>).</w:t>
      </w:r>
    </w:p>
    <w:p w14:paraId="6767CA14" w14:textId="77777777" w:rsidR="00392D9C" w:rsidRDefault="00392D9C" w:rsidP="00392D9C">
      <w:pPr>
        <w:pStyle w:val="Titre3"/>
      </w:pPr>
      <w:bookmarkStart w:id="283" w:name="_Toc140654461"/>
      <w:bookmarkStart w:id="284" w:name="_Toc165383216"/>
      <w:r>
        <w:t>Mise à disposition des données</w:t>
      </w:r>
      <w:bookmarkEnd w:id="283"/>
      <w:bookmarkEnd w:id="284"/>
    </w:p>
    <w:p w14:paraId="13C05256" w14:textId="12F6C74E" w:rsidR="00A66CB8" w:rsidRDefault="0059624B" w:rsidP="00BB4F33">
      <w:r>
        <w:t>Un dump</w:t>
      </w:r>
      <w:r w:rsidR="00FE0C90">
        <w:t xml:space="preserve"> (export de données dans un format </w:t>
      </w:r>
      <w:proofErr w:type="spellStart"/>
      <w:r w:rsidR="001C11DD">
        <w:t>PostgreSql</w:t>
      </w:r>
      <w:proofErr w:type="spellEnd"/>
      <w:r w:rsidR="001C11DD">
        <w:t>)</w:t>
      </w:r>
      <w:r>
        <w:t xml:space="preserve"> de</w:t>
      </w:r>
      <w:r w:rsidR="008C3B14">
        <w:t xml:space="preserve"> chacune des </w:t>
      </w:r>
      <w:proofErr w:type="spellStart"/>
      <w:r w:rsidR="008C3B14">
        <w:t>Bdd</w:t>
      </w:r>
      <w:proofErr w:type="spellEnd"/>
      <w:r w:rsidR="008C3B14">
        <w:t xml:space="preserve"> Pegase mises à disposition pour DRE </w:t>
      </w:r>
      <w:r w:rsidRPr="008C3B14">
        <w:t>est créé</w:t>
      </w:r>
      <w:r w:rsidR="00B54C5D" w:rsidRPr="008C3B14">
        <w:t xml:space="preserve"> tous les</w:t>
      </w:r>
      <w:r w:rsidR="00B54C5D">
        <w:t xml:space="preserve"> soirs</w:t>
      </w:r>
      <w:r>
        <w:t xml:space="preserve"> dans un stockage dédié </w:t>
      </w:r>
      <w:r w:rsidR="001C11DD">
        <w:t>de l’infrastructure PC-SCOL</w:t>
      </w:r>
      <w:r w:rsidR="008C3B14">
        <w:t>.</w:t>
      </w:r>
      <w:r w:rsidR="00CD6F57">
        <w:t xml:space="preserve"> Cette extraction a lieu à 4h.</w:t>
      </w:r>
      <w:r w:rsidR="008C3B14">
        <w:t xml:space="preserve"> Ceci se matérialise par plusieurs fichiers nommés</w:t>
      </w:r>
      <w:r w:rsidR="00A66CB8">
        <w:t> :</w:t>
      </w:r>
    </w:p>
    <w:p w14:paraId="54236463" w14:textId="315BD6F9" w:rsidR="00BB4F33" w:rsidRDefault="00A66CB8" w:rsidP="00E33BE9">
      <w:pPr>
        <w:pStyle w:val="Style4"/>
      </w:pPr>
      <w:r>
        <w:t>&lt;</w:t>
      </w:r>
      <w:proofErr w:type="gramStart"/>
      <w:r>
        <w:t>environn</w:t>
      </w:r>
      <w:bookmarkStart w:id="285" w:name="_GoBack"/>
      <w:bookmarkEnd w:id="285"/>
      <w:r>
        <w:t>ement</w:t>
      </w:r>
      <w:proofErr w:type="gramEnd"/>
      <w:r>
        <w:t>&gt;-</w:t>
      </w:r>
      <w:del w:id="286" w:author="COUTIN Stéphane" w:date="2024-04-30T17:39:00Z">
        <w:r w:rsidDel="00B20C5C">
          <w:delText>&lt;service</w:delText>
        </w:r>
      </w:del>
      <w:del w:id="287" w:author="COUTIN Stéphane" w:date="2024-04-30T17:38:00Z">
        <w:r w:rsidDel="00B20C5C">
          <w:delText>&gt;_</w:delText>
        </w:r>
      </w:del>
      <w:r>
        <w:t>&lt;Date AAAAMMJJ&gt;</w:t>
      </w:r>
      <w:ins w:id="288" w:author="COUTIN Stéphane" w:date="2024-04-30T17:38:00Z">
        <w:r w:rsidR="00B20C5C">
          <w:t>-&lt;service&gt;</w:t>
        </w:r>
      </w:ins>
      <w:r>
        <w:t>.bin</w:t>
      </w:r>
    </w:p>
    <w:p w14:paraId="6CCF1E2D" w14:textId="684C0291" w:rsidR="00A66CB8" w:rsidRDefault="00A66CB8" w:rsidP="00E33BE9">
      <w:pPr>
        <w:pStyle w:val="Style4"/>
      </w:pPr>
      <w:r>
        <w:t xml:space="preserve">Soit par exemple pour le service CHC de l’UPHF : </w:t>
      </w:r>
      <w:r w:rsidRPr="00A66CB8">
        <w:t>uphf</w:t>
      </w:r>
      <w:ins w:id="289" w:author="COUTIN Stéphane" w:date="2024-04-30T17:39:00Z">
        <w:r w:rsidR="00B20C5C">
          <w:t>-</w:t>
        </w:r>
      </w:ins>
      <w:del w:id="290" w:author="COUTIN Stéphane" w:date="2024-04-30T17:39:00Z">
        <w:r w:rsidRPr="00A66CB8" w:rsidDel="00B20C5C">
          <w:delText>-chc_</w:delText>
        </w:r>
      </w:del>
      <w:r w:rsidRPr="00A66CB8">
        <w:t>202305</w:t>
      </w:r>
      <w:r>
        <w:t>12</w:t>
      </w:r>
      <w:ins w:id="291" w:author="COUTIN Stéphane" w:date="2024-04-30T17:39:00Z">
        <w:r w:rsidR="00B20C5C">
          <w:t>-odf</w:t>
        </w:r>
      </w:ins>
      <w:r w:rsidRPr="00A66CB8">
        <w:t>.bin</w:t>
      </w:r>
    </w:p>
    <w:p w14:paraId="60C599FC" w14:textId="77777777" w:rsidR="00CD6F57" w:rsidRDefault="00CD6F57" w:rsidP="00CD6F57">
      <w:r w:rsidRPr="00F01889">
        <w:t>L’application Pegase (gestionnaire et web) reste entièrement disponible durant le dump.</w:t>
      </w:r>
    </w:p>
    <w:p w14:paraId="17B13948" w14:textId="549BDBEE" w:rsidR="00CD6F57" w:rsidRDefault="00CD6F57" w:rsidP="00CD6F57">
      <w:r>
        <w:t>L</w:t>
      </w:r>
      <w:r w:rsidRPr="00107F04">
        <w:t xml:space="preserve">’espace de stockage sur lequel les fichiers seront mis à disposition est spécifique à chaque </w:t>
      </w:r>
      <w:r w:rsidR="0051129A">
        <w:t>instance Pegase</w:t>
      </w:r>
      <w:r w:rsidRPr="00107F04">
        <w:t>.</w:t>
      </w:r>
    </w:p>
    <w:p w14:paraId="04EF45BE" w14:textId="45258414" w:rsidR="00A66CB8" w:rsidRDefault="00A66CB8" w:rsidP="00A66CB8">
      <w:r>
        <w:t xml:space="preserve">Ce mécanisme permet une mise à disposition des données </w:t>
      </w:r>
      <w:r w:rsidR="00107F04">
        <w:t>à J+1</w:t>
      </w:r>
      <w:r>
        <w:t xml:space="preserve"> (donc pas d</w:t>
      </w:r>
      <w:r w:rsidR="001C11DD">
        <w:t>e</w:t>
      </w:r>
      <w:r>
        <w:t xml:space="preserve"> temps réel pour l'accès aux données</w:t>
      </w:r>
      <w:r w:rsidR="001C11DD">
        <w:t xml:space="preserve"> via DRE</w:t>
      </w:r>
      <w:r>
        <w:t>)</w:t>
      </w:r>
      <w:r w:rsidR="00107F04">
        <w:t>.</w:t>
      </w:r>
    </w:p>
    <w:p w14:paraId="4B48C2B0" w14:textId="3FA18CFF" w:rsidR="002D1D98" w:rsidRDefault="002D1D98" w:rsidP="002D1D98">
      <w:pPr>
        <w:pStyle w:val="Titre3"/>
      </w:pPr>
      <w:bookmarkStart w:id="292" w:name="_Toc165383217"/>
      <w:r>
        <w:t>Fichier d’indication de la version de DRE</w:t>
      </w:r>
      <w:bookmarkEnd w:id="292"/>
    </w:p>
    <w:p w14:paraId="33AADBB2" w14:textId="7F91C0C1" w:rsidR="002D1D98" w:rsidRDefault="002D1D98" w:rsidP="002D1D98">
      <w:r>
        <w:t>En plus des fichiers de données décrits dans le paragraphe précédent, un fichier additionnel indique la version de DRE (donc la version de Pegase) à laquelle correspondent les fichiers.</w:t>
      </w:r>
    </w:p>
    <w:p w14:paraId="159C9F3E" w14:textId="5D9CFFEF" w:rsidR="002D1D98" w:rsidRDefault="002D1D98" w:rsidP="002D1D98">
      <w:r>
        <w:t>Ceci peut être utile pour gérer des traitements différenciés selon la release de Pegase.</w:t>
      </w:r>
    </w:p>
    <w:p w14:paraId="6B136317" w14:textId="51DBC954" w:rsidR="00D429A5" w:rsidRDefault="00D429A5" w:rsidP="002D1D98">
      <w:r>
        <w:t xml:space="preserve">Le fichier se nomme </w:t>
      </w:r>
    </w:p>
    <w:p w14:paraId="77C77368" w14:textId="42688A6F" w:rsidR="00D429A5" w:rsidRDefault="00D429A5" w:rsidP="003841C3">
      <w:pPr>
        <w:pStyle w:val="Style4"/>
      </w:pPr>
      <w:r w:rsidRPr="00D429A5">
        <w:t>DRE_VERSION_YYYYMMDD</w:t>
      </w:r>
    </w:p>
    <w:p w14:paraId="3F938AD5" w14:textId="65F73736" w:rsidR="00D429A5" w:rsidRDefault="00D429A5" w:rsidP="00D429A5">
      <w:r>
        <w:t xml:space="preserve">Il contient les informations de la version dans un format </w:t>
      </w:r>
      <w:proofErr w:type="spellStart"/>
      <w:r>
        <w:t>json</w:t>
      </w:r>
      <w:proofErr w:type="spellEnd"/>
      <w:r>
        <w:t xml:space="preserve"> dont voici un exemple</w:t>
      </w:r>
    </w:p>
    <w:p w14:paraId="0F62F7ED" w14:textId="77777777" w:rsidR="00D429A5" w:rsidRPr="003841C3" w:rsidRDefault="00D429A5" w:rsidP="003841C3">
      <w:pPr>
        <w:pStyle w:val="Style4"/>
        <w:rPr>
          <w:lang w:val="en-GB"/>
        </w:rPr>
      </w:pPr>
      <w:r w:rsidRPr="003841C3">
        <w:rPr>
          <w:lang w:val="en-GB"/>
        </w:rPr>
        <w:t>{</w:t>
      </w:r>
    </w:p>
    <w:p w14:paraId="62CDF951" w14:textId="77777777" w:rsidR="00D429A5" w:rsidRPr="003841C3" w:rsidRDefault="00D429A5" w:rsidP="003841C3">
      <w:pPr>
        <w:pStyle w:val="Style4"/>
        <w:rPr>
          <w:lang w:val="en-GB"/>
        </w:rPr>
      </w:pPr>
      <w:r w:rsidRPr="003841C3">
        <w:rPr>
          <w:lang w:val="en-GB"/>
        </w:rPr>
        <w:t xml:space="preserve">    "majeure": "23",</w:t>
      </w:r>
    </w:p>
    <w:p w14:paraId="12E27770" w14:textId="77777777" w:rsidR="00D429A5" w:rsidRPr="003841C3" w:rsidRDefault="00D429A5" w:rsidP="003841C3">
      <w:pPr>
        <w:pStyle w:val="Style4"/>
        <w:rPr>
          <w:lang w:val="en-GB"/>
        </w:rPr>
      </w:pPr>
      <w:r w:rsidRPr="003841C3">
        <w:rPr>
          <w:lang w:val="en-GB"/>
        </w:rPr>
        <w:t xml:space="preserve">    "</w:t>
      </w:r>
      <w:proofErr w:type="spellStart"/>
      <w:r w:rsidRPr="003841C3">
        <w:rPr>
          <w:lang w:val="en-GB"/>
        </w:rPr>
        <w:t>mineure</w:t>
      </w:r>
      <w:proofErr w:type="spellEnd"/>
      <w:r w:rsidRPr="003841C3">
        <w:rPr>
          <w:lang w:val="en-GB"/>
        </w:rPr>
        <w:t>": "0",</w:t>
      </w:r>
    </w:p>
    <w:p w14:paraId="150CC374" w14:textId="77777777" w:rsidR="00D429A5" w:rsidRPr="003841C3" w:rsidRDefault="00D429A5" w:rsidP="003841C3">
      <w:pPr>
        <w:pStyle w:val="Style4"/>
        <w:rPr>
          <w:lang w:val="en-GB"/>
        </w:rPr>
      </w:pPr>
      <w:r w:rsidRPr="003841C3">
        <w:rPr>
          <w:lang w:val="en-GB"/>
        </w:rPr>
        <w:t xml:space="preserve">    "patch": "0",</w:t>
      </w:r>
    </w:p>
    <w:p w14:paraId="25B302B9" w14:textId="77777777" w:rsidR="00D429A5" w:rsidRPr="003841C3" w:rsidRDefault="00D429A5" w:rsidP="003841C3">
      <w:pPr>
        <w:pStyle w:val="Style4"/>
        <w:rPr>
          <w:lang w:val="en-GB"/>
        </w:rPr>
      </w:pPr>
      <w:r w:rsidRPr="003841C3">
        <w:rPr>
          <w:lang w:val="en-GB"/>
        </w:rPr>
        <w:t xml:space="preserve">    "</w:t>
      </w:r>
      <w:proofErr w:type="spellStart"/>
      <w:r w:rsidRPr="003841C3">
        <w:rPr>
          <w:lang w:val="en-GB"/>
        </w:rPr>
        <w:t>prerelease</w:t>
      </w:r>
      <w:proofErr w:type="spellEnd"/>
      <w:r w:rsidRPr="003841C3">
        <w:rPr>
          <w:lang w:val="en-GB"/>
        </w:rPr>
        <w:t>": "feat-refactoCof.18"</w:t>
      </w:r>
    </w:p>
    <w:p w14:paraId="580E0123" w14:textId="090024AF" w:rsidR="00D429A5" w:rsidRDefault="00D429A5" w:rsidP="003841C3">
      <w:pPr>
        <w:pStyle w:val="Style4"/>
      </w:pPr>
      <w:r>
        <w:t>}</w:t>
      </w:r>
    </w:p>
    <w:p w14:paraId="658BF13D" w14:textId="1CEC8E7B" w:rsidR="00D429A5" w:rsidRDefault="00D429A5" w:rsidP="00D429A5">
      <w:r>
        <w:t xml:space="preserve">A titre d’exemple, il est possible, dans un script, de récupérer les valeurs via une commande </w:t>
      </w:r>
      <w:proofErr w:type="spellStart"/>
      <w:r>
        <w:t>grep</w:t>
      </w:r>
      <w:proofErr w:type="spellEnd"/>
      <w:r>
        <w:t xml:space="preserve"> ou avec un outil tel que </w:t>
      </w:r>
      <w:proofErr w:type="spellStart"/>
      <w:r>
        <w:t>jq</w:t>
      </w:r>
      <w:proofErr w:type="spellEnd"/>
      <w:r>
        <w:t> :</w:t>
      </w:r>
    </w:p>
    <w:p w14:paraId="343B9957" w14:textId="77777777" w:rsidR="00D429A5" w:rsidRDefault="00D429A5" w:rsidP="003841C3">
      <w:pPr>
        <w:pStyle w:val="Style4"/>
      </w:pPr>
      <w:r>
        <w:t xml:space="preserve">$ </w:t>
      </w:r>
      <w:proofErr w:type="spellStart"/>
      <w:r>
        <w:t>jq</w:t>
      </w:r>
      <w:proofErr w:type="spellEnd"/>
      <w:r>
        <w:t xml:space="preserve"> </w:t>
      </w:r>
      <w:proofErr w:type="gramStart"/>
      <w:r>
        <w:t>'.majeure</w:t>
      </w:r>
      <w:proofErr w:type="gramEnd"/>
      <w:r>
        <w:t>' DRE_VERSION_20231116</w:t>
      </w:r>
    </w:p>
    <w:p w14:paraId="3A22C3C6" w14:textId="6D7677D8" w:rsidR="00D429A5" w:rsidRPr="00D429A5" w:rsidRDefault="00D429A5" w:rsidP="003841C3">
      <w:pPr>
        <w:pStyle w:val="Style4"/>
      </w:pPr>
      <w:r>
        <w:lastRenderedPageBreak/>
        <w:t>"23"</w:t>
      </w:r>
    </w:p>
    <w:p w14:paraId="6A53418B" w14:textId="77777777" w:rsidR="00392D9C" w:rsidRDefault="003008AD" w:rsidP="00A66CB8">
      <w:pPr>
        <w:pStyle w:val="Titre3"/>
      </w:pPr>
      <w:bookmarkStart w:id="293" w:name="_Hlk135746261"/>
      <w:bookmarkStart w:id="294" w:name="_Toc140654462"/>
      <w:bookmarkStart w:id="295" w:name="_Toc165383218"/>
      <w:r>
        <w:t>Création de la base DRE en établissement</w:t>
      </w:r>
      <w:bookmarkEnd w:id="293"/>
      <w:bookmarkEnd w:id="294"/>
      <w:bookmarkEnd w:id="295"/>
    </w:p>
    <w:p w14:paraId="17066231" w14:textId="7285AE02" w:rsidR="00107F04" w:rsidRDefault="002D49C8" w:rsidP="00107F04">
      <w:r>
        <w:t xml:space="preserve">Le script exécutant cette étape sera spécifique à chaque établissement. Nous vous fournissons </w:t>
      </w:r>
      <w:r w:rsidR="0051129A">
        <w:t>en annexe</w:t>
      </w:r>
      <w:r>
        <w:t xml:space="preserve"> les éléments qui vous permettront de le créer, ainsi qu’un exemple de script paramétrable. L</w:t>
      </w:r>
      <w:r w:rsidR="00107F04">
        <w:t xml:space="preserve">es établissements auront </w:t>
      </w:r>
      <w:r>
        <w:t xml:space="preserve">l’initiative dans </w:t>
      </w:r>
      <w:r w:rsidR="00107F04">
        <w:t xml:space="preserve">le choix de l'heure du </w:t>
      </w:r>
      <w:r>
        <w:t>lancement du script.</w:t>
      </w:r>
    </w:p>
    <w:p w14:paraId="002DC133" w14:textId="4779DCB7" w:rsidR="003008AD" w:rsidRDefault="003008AD" w:rsidP="003008AD">
      <w:r>
        <w:t xml:space="preserve">Le mode opératoire fourni permet d'importer tous les schémas </w:t>
      </w:r>
      <w:r w:rsidR="002D49C8">
        <w:t>(chaque schéma correspond à la base de données d’un service Pegase</w:t>
      </w:r>
      <w:r w:rsidR="005E3CF5">
        <w:t xml:space="preserve">) </w:t>
      </w:r>
      <w:r>
        <w:t>dans une seule et même base de données. Toutes les données sont ainsi accessibles pour un utilisateur connecté avec les droits nécessaires et suffisants. Il suffit de préfixer dans les requêtes chaque table avec le nom du schéma auquel elle appartient.</w:t>
      </w:r>
    </w:p>
    <w:p w14:paraId="765965DD" w14:textId="77777777" w:rsidR="003008AD" w:rsidRDefault="003008AD" w:rsidP="00E33BE9">
      <w:pPr>
        <w:pStyle w:val="Style4"/>
      </w:pPr>
      <w:proofErr w:type="gramStart"/>
      <w:r>
        <w:t>exemple</w:t>
      </w:r>
      <w:proofErr w:type="gramEnd"/>
      <w:r>
        <w:t xml:space="preserve"> : select * </w:t>
      </w:r>
      <w:proofErr w:type="spellStart"/>
      <w:r>
        <w:t>from</w:t>
      </w:r>
      <w:proofErr w:type="spellEnd"/>
      <w:r>
        <w:t xml:space="preserve"> </w:t>
      </w:r>
      <w:proofErr w:type="spellStart"/>
      <w:r>
        <w:t>schema_gestion.apprenant</w:t>
      </w:r>
      <w:proofErr w:type="spellEnd"/>
      <w:r>
        <w:t>;</w:t>
      </w:r>
    </w:p>
    <w:p w14:paraId="44002ABB" w14:textId="5233DD32" w:rsidR="005E3CF5" w:rsidRDefault="005E3CF5" w:rsidP="003008AD">
      <w:r>
        <w:t xml:space="preserve">Les informations utiles à la création du script </w:t>
      </w:r>
      <w:r w:rsidR="0051129A">
        <w:t xml:space="preserve">et </w:t>
      </w:r>
      <w:r>
        <w:t>l’exemple sont fournis en annexe.</w:t>
      </w:r>
    </w:p>
    <w:p w14:paraId="671F86D3" w14:textId="2FFCA7DD" w:rsidR="003008AD" w:rsidRPr="003008AD" w:rsidRDefault="003008AD" w:rsidP="003008AD"/>
    <w:p w14:paraId="3F842F09" w14:textId="77777777" w:rsidR="00F01889" w:rsidRDefault="00F01889" w:rsidP="001E352B">
      <w:pPr>
        <w:pStyle w:val="Style1"/>
      </w:pPr>
      <w:bookmarkStart w:id="296" w:name="_Toc140654463"/>
      <w:bookmarkStart w:id="297" w:name="_Toc165383219"/>
      <w:r>
        <w:t>Personnalisation de DRE</w:t>
      </w:r>
      <w:bookmarkEnd w:id="296"/>
      <w:bookmarkEnd w:id="297"/>
    </w:p>
    <w:p w14:paraId="4D0D32B4" w14:textId="77777777" w:rsidR="00F01889" w:rsidRDefault="00F01889" w:rsidP="00F01889">
      <w:r>
        <w:t xml:space="preserve">Il n’y a aucune obligation de modifier le schéma de la </w:t>
      </w:r>
      <w:proofErr w:type="spellStart"/>
      <w:r>
        <w:t>Bdd</w:t>
      </w:r>
      <w:proofErr w:type="spellEnd"/>
      <w:r>
        <w:t xml:space="preserve"> DRE qui sera fourni par PC-SCOL.</w:t>
      </w:r>
    </w:p>
    <w:p w14:paraId="791455A1" w14:textId="16EA2012" w:rsidR="00F01889" w:rsidRDefault="00F01889" w:rsidP="00F01889">
      <w:r>
        <w:t>Il est par contre possible de le faire (par exemple : ajout de vue, ajout de droits, …)</w:t>
      </w:r>
      <w:r w:rsidR="00E33BE9">
        <w:t>. En effet, une fois cré</w:t>
      </w:r>
      <w:r w:rsidR="00F54608">
        <w:t>é</w:t>
      </w:r>
      <w:r w:rsidR="00E33BE9">
        <w:t>e dans votre infrastructure, l</w:t>
      </w:r>
      <w:r>
        <w:t>a base de données DRE sera entièrement gérée par l’établissement qui pourra donc la modifier à sa guise.</w:t>
      </w:r>
    </w:p>
    <w:p w14:paraId="538C4146" w14:textId="4F0C1090" w:rsidR="00FB2BED" w:rsidRDefault="00FB2BED" w:rsidP="00F01889">
      <w:r>
        <w:t>Attention : il est nécessaire de ré appliquer cette personnalisation après chaque exécution du script de création de DRE en établissement car la plupart des éléments sont écrasés et remplacés.</w:t>
      </w:r>
      <w:r w:rsidR="0072782B">
        <w:t xml:space="preserve"> La personnalisation peut être incluse dans le script quotidien.</w:t>
      </w:r>
    </w:p>
    <w:p w14:paraId="1C25EB11" w14:textId="719D4C80" w:rsidR="00F01889" w:rsidRDefault="00FB2BED" w:rsidP="00F01889">
      <w:r>
        <w:t xml:space="preserve">Parmi les personnalisations possibles il est fortement recommandé de </w:t>
      </w:r>
      <w:r w:rsidR="00F01889">
        <w:t>gérer les droits d’accès.</w:t>
      </w:r>
    </w:p>
    <w:p w14:paraId="3A8CCCCD" w14:textId="1CE44BCA" w:rsidR="00FB2BED" w:rsidRDefault="00FB2BED" w:rsidP="00F01889">
      <w:r>
        <w:t>Des exemples de scripts sont fournis en annexe</w:t>
      </w:r>
      <w:r w:rsidR="0072782B">
        <w:t>.</w:t>
      </w:r>
    </w:p>
    <w:p w14:paraId="1FEC82BD" w14:textId="77777777" w:rsidR="001E352B" w:rsidRDefault="001E352B">
      <w:r>
        <w:br w:type="page"/>
      </w:r>
    </w:p>
    <w:p w14:paraId="4F6058B6" w14:textId="77777777" w:rsidR="00BB4F33" w:rsidRDefault="00BB4F33" w:rsidP="00BB4F33"/>
    <w:p w14:paraId="3E3825F8" w14:textId="77777777" w:rsidR="00052519" w:rsidRPr="001E352B" w:rsidRDefault="00052519" w:rsidP="00052519">
      <w:pPr>
        <w:pStyle w:val="Titre1"/>
        <w:shd w:val="clear" w:color="auto" w:fill="373688"/>
        <w:rPr>
          <w:color w:val="FFFFFF" w:themeColor="background1"/>
        </w:rPr>
      </w:pPr>
      <w:bookmarkStart w:id="298" w:name="_Toc140654464"/>
      <w:bookmarkStart w:id="299" w:name="_Toc165383220"/>
      <w:r w:rsidRPr="001E352B">
        <w:rPr>
          <w:color w:val="FFFFFF" w:themeColor="background1"/>
        </w:rPr>
        <w:t>Les données</w:t>
      </w:r>
      <w:bookmarkEnd w:id="298"/>
      <w:bookmarkEnd w:id="299"/>
    </w:p>
    <w:p w14:paraId="0B156B7F" w14:textId="77777777" w:rsidR="00052519" w:rsidRDefault="00052519" w:rsidP="00052519"/>
    <w:p w14:paraId="4FC996CA" w14:textId="75204199" w:rsidR="003008AD" w:rsidRDefault="003008AD" w:rsidP="00052519">
      <w:pPr>
        <w:pStyle w:val="Style1"/>
      </w:pPr>
      <w:bookmarkStart w:id="300" w:name="_Toc140654465"/>
      <w:bookmarkStart w:id="301" w:name="_Toc165383221"/>
      <w:r>
        <w:t xml:space="preserve">Les </w:t>
      </w:r>
      <w:proofErr w:type="spellStart"/>
      <w:r>
        <w:t>Bdd</w:t>
      </w:r>
      <w:proofErr w:type="spellEnd"/>
      <w:r>
        <w:t xml:space="preserve"> </w:t>
      </w:r>
      <w:r w:rsidR="009D45BF">
        <w:t>constituant DRE</w:t>
      </w:r>
      <w:bookmarkEnd w:id="300"/>
      <w:bookmarkEnd w:id="301"/>
    </w:p>
    <w:p w14:paraId="0E5D794F" w14:textId="762328BB" w:rsidR="009D45BF" w:rsidRDefault="009D45BF" w:rsidP="00107F04">
      <w:r>
        <w:t>DRE regroupe dans une seule BDD</w:t>
      </w:r>
      <w:r w:rsidR="00B61D00">
        <w:t xml:space="preserve"> les BDD de plusieurs services de Pegase. Chaque BDD source est disponible dans un schéma de la base DRE.</w:t>
      </w:r>
    </w:p>
    <w:p w14:paraId="3DDE89F1" w14:textId="59BFDA6E" w:rsidR="00B61D00" w:rsidRDefault="00B61D00" w:rsidP="00107F04">
      <w:r>
        <w:t>Les BDD Pegase sont fournies dans leur format d’origine, à l’exception de certaines tables techniques</w:t>
      </w:r>
      <w:r w:rsidR="0051129A">
        <w:t xml:space="preserve"> qui ne seront pas fournies</w:t>
      </w:r>
      <w:r>
        <w:t xml:space="preserve">. </w:t>
      </w:r>
    </w:p>
    <w:p w14:paraId="1CF3FCFA" w14:textId="71817474" w:rsidR="009D45BF" w:rsidRDefault="009D45BF" w:rsidP="00107F04">
      <w:r>
        <w:t xml:space="preserve">Le tableau ci-dessous liste les bases de </w:t>
      </w:r>
      <w:r w:rsidR="00107F04">
        <w:t xml:space="preserve">données </w:t>
      </w:r>
      <w:r>
        <w:t xml:space="preserve">qui </w:t>
      </w:r>
      <w:r w:rsidR="00107F04">
        <w:t xml:space="preserve">vont alimenter la base </w:t>
      </w:r>
      <w:r>
        <w:t>DRE.</w:t>
      </w:r>
    </w:p>
    <w:tbl>
      <w:tblPr>
        <w:tblStyle w:val="Grilledutableau"/>
        <w:tblW w:w="0" w:type="auto"/>
        <w:tblLook w:val="04A0" w:firstRow="1" w:lastRow="0" w:firstColumn="1" w:lastColumn="0" w:noHBand="0" w:noVBand="1"/>
      </w:tblPr>
      <w:tblGrid>
        <w:gridCol w:w="2077"/>
        <w:gridCol w:w="2077"/>
        <w:gridCol w:w="2077"/>
        <w:gridCol w:w="1722"/>
      </w:tblGrid>
      <w:tr w:rsidR="00F54608" w:rsidRPr="009D45BF" w14:paraId="52F55085" w14:textId="77777777" w:rsidTr="00F54608">
        <w:trPr>
          <w:trHeight w:val="290"/>
        </w:trPr>
        <w:tc>
          <w:tcPr>
            <w:tcW w:w="2077" w:type="dxa"/>
          </w:tcPr>
          <w:p w14:paraId="3E27CE85" w14:textId="2140F78F" w:rsidR="00F54608" w:rsidRPr="009D45BF" w:rsidRDefault="00F54608" w:rsidP="00F54608">
            <w:pPr>
              <w:rPr>
                <w:b/>
                <w:bCs/>
              </w:rPr>
            </w:pPr>
            <w:r>
              <w:rPr>
                <w:b/>
                <w:bCs/>
              </w:rPr>
              <w:t>Module Pegase</w:t>
            </w:r>
          </w:p>
        </w:tc>
        <w:tc>
          <w:tcPr>
            <w:tcW w:w="2077" w:type="dxa"/>
          </w:tcPr>
          <w:p w14:paraId="574893DF" w14:textId="174CC1D3" w:rsidR="00F54608" w:rsidRPr="009D45BF" w:rsidRDefault="00F54608" w:rsidP="00F54608">
            <w:pPr>
              <w:rPr>
                <w:b/>
                <w:bCs/>
              </w:rPr>
            </w:pPr>
            <w:r>
              <w:rPr>
                <w:b/>
                <w:bCs/>
              </w:rPr>
              <w:t>S</w:t>
            </w:r>
            <w:r w:rsidRPr="009D45BF">
              <w:rPr>
                <w:b/>
                <w:bCs/>
              </w:rPr>
              <w:t>ervice</w:t>
            </w:r>
            <w:r>
              <w:rPr>
                <w:b/>
                <w:bCs/>
              </w:rPr>
              <w:t xml:space="preserve"> Pegase</w:t>
            </w:r>
          </w:p>
        </w:tc>
        <w:tc>
          <w:tcPr>
            <w:tcW w:w="2077" w:type="dxa"/>
            <w:noWrap/>
            <w:hideMark/>
          </w:tcPr>
          <w:p w14:paraId="35FEAB86" w14:textId="2BE3A548" w:rsidR="00F54608" w:rsidRPr="009D45BF" w:rsidRDefault="00F54608" w:rsidP="00F54608">
            <w:pPr>
              <w:rPr>
                <w:b/>
                <w:bCs/>
              </w:rPr>
            </w:pPr>
            <w:proofErr w:type="spellStart"/>
            <w:r w:rsidRPr="009D45BF">
              <w:rPr>
                <w:b/>
                <w:bCs/>
              </w:rPr>
              <w:t>Bdd</w:t>
            </w:r>
            <w:proofErr w:type="spellEnd"/>
            <w:r>
              <w:rPr>
                <w:b/>
                <w:bCs/>
              </w:rPr>
              <w:t xml:space="preserve"> Pegase</w:t>
            </w:r>
          </w:p>
        </w:tc>
        <w:tc>
          <w:tcPr>
            <w:tcW w:w="1722" w:type="dxa"/>
            <w:noWrap/>
            <w:hideMark/>
          </w:tcPr>
          <w:p w14:paraId="6FFECC36" w14:textId="77777777" w:rsidR="00F54608" w:rsidRPr="009D45BF" w:rsidRDefault="00F54608" w:rsidP="00F54608">
            <w:pPr>
              <w:rPr>
                <w:b/>
                <w:bCs/>
              </w:rPr>
            </w:pPr>
            <w:proofErr w:type="spellStart"/>
            <w:proofErr w:type="gramStart"/>
            <w:r w:rsidRPr="009D45BF">
              <w:rPr>
                <w:b/>
                <w:bCs/>
              </w:rPr>
              <w:t>schema</w:t>
            </w:r>
            <w:proofErr w:type="gramEnd"/>
            <w:r w:rsidRPr="009D45BF">
              <w:rPr>
                <w:b/>
                <w:bCs/>
              </w:rPr>
              <w:t>_bdd</w:t>
            </w:r>
            <w:proofErr w:type="spellEnd"/>
          </w:p>
        </w:tc>
      </w:tr>
      <w:tr w:rsidR="00F54608" w:rsidRPr="009D45BF" w14:paraId="1EB6AF7B" w14:textId="77777777" w:rsidTr="00F54608">
        <w:trPr>
          <w:trHeight w:val="290"/>
        </w:trPr>
        <w:tc>
          <w:tcPr>
            <w:tcW w:w="2077" w:type="dxa"/>
          </w:tcPr>
          <w:p w14:paraId="33E2EEA6" w14:textId="5465FA8C" w:rsidR="00F54608" w:rsidRPr="009D45BF" w:rsidRDefault="00F54608" w:rsidP="00F54608">
            <w:r>
              <w:t>CHC</w:t>
            </w:r>
          </w:p>
        </w:tc>
        <w:tc>
          <w:tcPr>
            <w:tcW w:w="2077" w:type="dxa"/>
          </w:tcPr>
          <w:p w14:paraId="22F297BB" w14:textId="76B482FB" w:rsidR="00F54608" w:rsidRPr="009D45BF" w:rsidRDefault="00F54608" w:rsidP="00F54608">
            <w:proofErr w:type="spellStart"/>
            <w:proofErr w:type="gramStart"/>
            <w:r w:rsidRPr="009D45BF">
              <w:t>chc</w:t>
            </w:r>
            <w:proofErr w:type="spellEnd"/>
            <w:proofErr w:type="gramEnd"/>
            <w:r w:rsidRPr="009D45BF">
              <w:t>-server</w:t>
            </w:r>
          </w:p>
        </w:tc>
        <w:tc>
          <w:tcPr>
            <w:tcW w:w="2077" w:type="dxa"/>
            <w:noWrap/>
            <w:hideMark/>
          </w:tcPr>
          <w:p w14:paraId="281ECE31" w14:textId="165DAE40" w:rsidR="00F54608" w:rsidRPr="009D45BF" w:rsidRDefault="00F54608" w:rsidP="00F54608">
            <w:proofErr w:type="spellStart"/>
            <w:proofErr w:type="gramStart"/>
            <w:r w:rsidRPr="009D45BF">
              <w:t>chc</w:t>
            </w:r>
            <w:proofErr w:type="gramEnd"/>
            <w:r w:rsidRPr="009D45BF">
              <w:t>-db-postgres</w:t>
            </w:r>
            <w:proofErr w:type="spellEnd"/>
          </w:p>
        </w:tc>
        <w:tc>
          <w:tcPr>
            <w:tcW w:w="1722" w:type="dxa"/>
            <w:noWrap/>
            <w:hideMark/>
          </w:tcPr>
          <w:p w14:paraId="09F9096B" w14:textId="77777777" w:rsidR="00F54608" w:rsidRPr="009D45BF" w:rsidRDefault="00F54608" w:rsidP="00F54608">
            <w:proofErr w:type="spellStart"/>
            <w:proofErr w:type="gramStart"/>
            <w:r w:rsidRPr="009D45BF">
              <w:t>schema</w:t>
            </w:r>
            <w:proofErr w:type="gramEnd"/>
            <w:r w:rsidRPr="009D45BF">
              <w:t>-chc</w:t>
            </w:r>
            <w:proofErr w:type="spellEnd"/>
          </w:p>
        </w:tc>
      </w:tr>
      <w:tr w:rsidR="00F54608" w:rsidRPr="009D45BF" w14:paraId="252C09F0" w14:textId="77777777" w:rsidTr="00F54608">
        <w:trPr>
          <w:trHeight w:val="290"/>
        </w:trPr>
        <w:tc>
          <w:tcPr>
            <w:tcW w:w="2077" w:type="dxa"/>
          </w:tcPr>
          <w:p w14:paraId="66325C0E" w14:textId="67499F47" w:rsidR="00F54608" w:rsidRPr="009D45BF" w:rsidRDefault="00F54608" w:rsidP="00F54608">
            <w:r>
              <w:t>COC</w:t>
            </w:r>
          </w:p>
        </w:tc>
        <w:tc>
          <w:tcPr>
            <w:tcW w:w="2077" w:type="dxa"/>
          </w:tcPr>
          <w:p w14:paraId="3A7BED59" w14:textId="0611D465" w:rsidR="00F54608" w:rsidRPr="009D45BF" w:rsidRDefault="00F54608" w:rsidP="00F54608">
            <w:proofErr w:type="gramStart"/>
            <w:r w:rsidRPr="009D45BF">
              <w:t>coc</w:t>
            </w:r>
            <w:proofErr w:type="gramEnd"/>
            <w:r w:rsidRPr="009D45BF">
              <w:t>-server</w:t>
            </w:r>
          </w:p>
        </w:tc>
        <w:tc>
          <w:tcPr>
            <w:tcW w:w="2077" w:type="dxa"/>
            <w:noWrap/>
            <w:hideMark/>
          </w:tcPr>
          <w:p w14:paraId="6176CF9B" w14:textId="4FB3A98A" w:rsidR="00F54608" w:rsidRPr="009D45BF" w:rsidRDefault="00F54608" w:rsidP="00F54608">
            <w:proofErr w:type="gramStart"/>
            <w:r w:rsidRPr="009D45BF">
              <w:t>coc</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440C64FA" w14:textId="77777777" w:rsidR="00F54608" w:rsidRPr="009D45BF" w:rsidRDefault="00F54608" w:rsidP="00F54608">
            <w:proofErr w:type="spellStart"/>
            <w:proofErr w:type="gramStart"/>
            <w:r w:rsidRPr="009D45BF">
              <w:t>schema</w:t>
            </w:r>
            <w:proofErr w:type="spellEnd"/>
            <w:proofErr w:type="gramEnd"/>
            <w:r w:rsidRPr="009D45BF">
              <w:t>-coc</w:t>
            </w:r>
          </w:p>
        </w:tc>
      </w:tr>
      <w:tr w:rsidR="00F54608" w:rsidRPr="009D45BF" w14:paraId="53CCBE38" w14:textId="77777777" w:rsidTr="00F54608">
        <w:trPr>
          <w:trHeight w:val="290"/>
        </w:trPr>
        <w:tc>
          <w:tcPr>
            <w:tcW w:w="2077" w:type="dxa"/>
          </w:tcPr>
          <w:p w14:paraId="3CA65AB8" w14:textId="0E705F81" w:rsidR="00F54608" w:rsidRDefault="00F54608" w:rsidP="00F54608">
            <w:r>
              <w:t>ADMISSION (inclus dans INS)</w:t>
            </w:r>
          </w:p>
        </w:tc>
        <w:tc>
          <w:tcPr>
            <w:tcW w:w="2077" w:type="dxa"/>
          </w:tcPr>
          <w:p w14:paraId="113C82D6" w14:textId="750DC7E2" w:rsidR="00F54608" w:rsidRDefault="00F54608" w:rsidP="00F54608">
            <w:r w:rsidRPr="009D45BF">
              <w:t>INS-candidature-server</w:t>
            </w:r>
          </w:p>
        </w:tc>
        <w:tc>
          <w:tcPr>
            <w:tcW w:w="2077" w:type="dxa"/>
            <w:noWrap/>
            <w:hideMark/>
          </w:tcPr>
          <w:p w14:paraId="2585FFC6" w14:textId="3F4D3D7C" w:rsidR="00F54608" w:rsidRPr="009D45BF" w:rsidRDefault="00F54608" w:rsidP="00F54608">
            <w:proofErr w:type="gramStart"/>
            <w:r>
              <w:t>ins</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7B3D1583" w14:textId="77777777" w:rsidR="00F54608" w:rsidRPr="009D45BF" w:rsidRDefault="00F54608" w:rsidP="00F54608">
            <w:proofErr w:type="spellStart"/>
            <w:proofErr w:type="gramStart"/>
            <w:r w:rsidRPr="009D45BF">
              <w:t>schema</w:t>
            </w:r>
            <w:proofErr w:type="spellEnd"/>
            <w:proofErr w:type="gramEnd"/>
            <w:r w:rsidRPr="009D45BF">
              <w:t>-inscription</w:t>
            </w:r>
          </w:p>
        </w:tc>
      </w:tr>
      <w:tr w:rsidR="00F54608" w:rsidRPr="009D45BF" w14:paraId="7111D085" w14:textId="77777777" w:rsidTr="00F54608">
        <w:trPr>
          <w:trHeight w:val="290"/>
        </w:trPr>
        <w:tc>
          <w:tcPr>
            <w:tcW w:w="2077" w:type="dxa"/>
          </w:tcPr>
          <w:p w14:paraId="0DAAD439" w14:textId="080CA33F" w:rsidR="00F54608" w:rsidRPr="009D45BF" w:rsidRDefault="00F54608" w:rsidP="00F54608">
            <w:r>
              <w:t>INS (gestionnaire)</w:t>
            </w:r>
          </w:p>
        </w:tc>
        <w:tc>
          <w:tcPr>
            <w:tcW w:w="2077" w:type="dxa"/>
          </w:tcPr>
          <w:p w14:paraId="509D29D4" w14:textId="2CBA14DA" w:rsidR="00F54608" w:rsidRPr="009D45BF" w:rsidRDefault="00F54608" w:rsidP="00F54608">
            <w:proofErr w:type="gramStart"/>
            <w:r w:rsidRPr="009D45BF">
              <w:t>ins</w:t>
            </w:r>
            <w:proofErr w:type="gramEnd"/>
            <w:r w:rsidRPr="009D45BF">
              <w:t>-gestion-server</w:t>
            </w:r>
          </w:p>
        </w:tc>
        <w:tc>
          <w:tcPr>
            <w:tcW w:w="2077" w:type="dxa"/>
            <w:noWrap/>
            <w:hideMark/>
          </w:tcPr>
          <w:p w14:paraId="70AA3AE4" w14:textId="5973F57A" w:rsidR="00F54608" w:rsidRPr="009D45BF" w:rsidRDefault="00F54608" w:rsidP="00F54608">
            <w:proofErr w:type="gramStart"/>
            <w:r w:rsidRPr="009D45BF">
              <w:t>ins</w:t>
            </w:r>
            <w:proofErr w:type="gramEnd"/>
            <w:r w:rsidRPr="009D45BF">
              <w:t>-gestion-</w:t>
            </w:r>
            <w:proofErr w:type="spellStart"/>
            <w:r w:rsidRPr="009D45BF">
              <w:t>db</w:t>
            </w:r>
            <w:proofErr w:type="spellEnd"/>
            <w:r w:rsidRPr="009D45BF">
              <w:t>-</w:t>
            </w:r>
            <w:proofErr w:type="spellStart"/>
            <w:r w:rsidRPr="009D45BF">
              <w:t>postgres</w:t>
            </w:r>
            <w:proofErr w:type="spellEnd"/>
          </w:p>
        </w:tc>
        <w:tc>
          <w:tcPr>
            <w:tcW w:w="1722" w:type="dxa"/>
            <w:noWrap/>
            <w:hideMark/>
          </w:tcPr>
          <w:p w14:paraId="5C912F1D" w14:textId="77777777" w:rsidR="00F54608" w:rsidRPr="009D45BF" w:rsidRDefault="00F54608" w:rsidP="00F54608">
            <w:proofErr w:type="spellStart"/>
            <w:proofErr w:type="gramStart"/>
            <w:r w:rsidRPr="009D45BF">
              <w:t>schema</w:t>
            </w:r>
            <w:proofErr w:type="spellEnd"/>
            <w:proofErr w:type="gramEnd"/>
            <w:r w:rsidRPr="009D45BF">
              <w:t>-gestion</w:t>
            </w:r>
          </w:p>
        </w:tc>
      </w:tr>
      <w:tr w:rsidR="00F54608" w:rsidRPr="009D45BF" w14:paraId="19242772" w14:textId="77777777" w:rsidTr="00F54608">
        <w:trPr>
          <w:trHeight w:val="290"/>
        </w:trPr>
        <w:tc>
          <w:tcPr>
            <w:tcW w:w="2077" w:type="dxa"/>
          </w:tcPr>
          <w:p w14:paraId="2147585B" w14:textId="67DF5105" w:rsidR="00F54608" w:rsidRPr="002D4FC0" w:rsidRDefault="00F54608" w:rsidP="00F54608">
            <w:pPr>
              <w:rPr>
                <w:strike/>
                <w:rPrChange w:id="302" w:author="COUTIN Stéphane" w:date="2024-04-24T11:01:00Z">
                  <w:rPr/>
                </w:rPrChange>
              </w:rPr>
            </w:pPr>
            <w:r w:rsidRPr="002D4FC0">
              <w:rPr>
                <w:strike/>
                <w:rPrChange w:id="303" w:author="COUTIN Stéphane" w:date="2024-04-24T11:01:00Z">
                  <w:rPr/>
                </w:rPrChange>
              </w:rPr>
              <w:t>MOF</w:t>
            </w:r>
          </w:p>
        </w:tc>
        <w:tc>
          <w:tcPr>
            <w:tcW w:w="2077" w:type="dxa"/>
          </w:tcPr>
          <w:p w14:paraId="033C3D57" w14:textId="79BEAA76" w:rsidR="00F54608" w:rsidRPr="002D4FC0" w:rsidRDefault="00F54608" w:rsidP="00F54608">
            <w:pPr>
              <w:rPr>
                <w:strike/>
                <w:rPrChange w:id="304" w:author="COUTIN Stéphane" w:date="2024-04-24T11:01:00Z">
                  <w:rPr/>
                </w:rPrChange>
              </w:rPr>
            </w:pPr>
            <w:proofErr w:type="spellStart"/>
            <w:proofErr w:type="gramStart"/>
            <w:r w:rsidRPr="002D4FC0">
              <w:rPr>
                <w:strike/>
                <w:rPrChange w:id="305" w:author="COUTIN Stéphane" w:date="2024-04-24T11:01:00Z">
                  <w:rPr/>
                </w:rPrChange>
              </w:rPr>
              <w:t>mof</w:t>
            </w:r>
            <w:proofErr w:type="spellEnd"/>
            <w:proofErr w:type="gramEnd"/>
            <w:r w:rsidRPr="002D4FC0">
              <w:rPr>
                <w:strike/>
                <w:rPrChange w:id="306" w:author="COUTIN Stéphane" w:date="2024-04-24T11:01:00Z">
                  <w:rPr/>
                </w:rPrChange>
              </w:rPr>
              <w:t>-server</w:t>
            </w:r>
          </w:p>
        </w:tc>
        <w:tc>
          <w:tcPr>
            <w:tcW w:w="2077" w:type="dxa"/>
            <w:noWrap/>
            <w:hideMark/>
          </w:tcPr>
          <w:p w14:paraId="53797C6B" w14:textId="385A820F" w:rsidR="00F54608" w:rsidRPr="002D4FC0" w:rsidRDefault="00F54608" w:rsidP="00F54608">
            <w:pPr>
              <w:rPr>
                <w:strike/>
                <w:rPrChange w:id="307" w:author="COUTIN Stéphane" w:date="2024-04-24T11:01:00Z">
                  <w:rPr/>
                </w:rPrChange>
              </w:rPr>
            </w:pPr>
            <w:proofErr w:type="spellStart"/>
            <w:proofErr w:type="gramStart"/>
            <w:r w:rsidRPr="002D4FC0">
              <w:rPr>
                <w:strike/>
                <w:rPrChange w:id="308" w:author="COUTIN Stéphane" w:date="2024-04-24T11:01:00Z">
                  <w:rPr/>
                </w:rPrChange>
              </w:rPr>
              <w:t>mof</w:t>
            </w:r>
            <w:proofErr w:type="gramEnd"/>
            <w:r w:rsidRPr="002D4FC0">
              <w:rPr>
                <w:strike/>
                <w:rPrChange w:id="309" w:author="COUTIN Stéphane" w:date="2024-04-24T11:01:00Z">
                  <w:rPr/>
                </w:rPrChange>
              </w:rPr>
              <w:t>-db-postgres</w:t>
            </w:r>
            <w:proofErr w:type="spellEnd"/>
          </w:p>
        </w:tc>
        <w:tc>
          <w:tcPr>
            <w:tcW w:w="1722" w:type="dxa"/>
            <w:noWrap/>
            <w:hideMark/>
          </w:tcPr>
          <w:p w14:paraId="77F1408F" w14:textId="77777777" w:rsidR="00F54608" w:rsidRPr="002D4FC0" w:rsidRDefault="00F54608" w:rsidP="00F54608">
            <w:pPr>
              <w:rPr>
                <w:strike/>
                <w:rPrChange w:id="310" w:author="COUTIN Stéphane" w:date="2024-04-24T11:01:00Z">
                  <w:rPr/>
                </w:rPrChange>
              </w:rPr>
            </w:pPr>
            <w:proofErr w:type="spellStart"/>
            <w:proofErr w:type="gramStart"/>
            <w:r w:rsidRPr="002D4FC0">
              <w:rPr>
                <w:strike/>
                <w:rPrChange w:id="311" w:author="COUTIN Stéphane" w:date="2024-04-24T11:01:00Z">
                  <w:rPr/>
                </w:rPrChange>
              </w:rPr>
              <w:t>schema</w:t>
            </w:r>
            <w:proofErr w:type="gramEnd"/>
            <w:r w:rsidRPr="002D4FC0">
              <w:rPr>
                <w:strike/>
                <w:rPrChange w:id="312" w:author="COUTIN Stéphane" w:date="2024-04-24T11:01:00Z">
                  <w:rPr/>
                </w:rPrChange>
              </w:rPr>
              <w:t>-mof</w:t>
            </w:r>
            <w:proofErr w:type="spellEnd"/>
          </w:p>
        </w:tc>
      </w:tr>
      <w:tr w:rsidR="002D4FC0" w:rsidRPr="009D45BF" w14:paraId="6DDD2C67" w14:textId="77777777" w:rsidTr="00F54608">
        <w:trPr>
          <w:trHeight w:val="290"/>
          <w:ins w:id="313" w:author="COUTIN Stéphane" w:date="2024-04-24T11:01:00Z"/>
        </w:trPr>
        <w:tc>
          <w:tcPr>
            <w:tcW w:w="2077" w:type="dxa"/>
          </w:tcPr>
          <w:p w14:paraId="7B010BC6" w14:textId="2026B84E" w:rsidR="002D4FC0" w:rsidRDefault="002D4FC0" w:rsidP="00F54608">
            <w:pPr>
              <w:rPr>
                <w:ins w:id="314" w:author="COUTIN Stéphane" w:date="2024-04-24T11:01:00Z"/>
              </w:rPr>
            </w:pPr>
            <w:ins w:id="315" w:author="COUTIN Stéphane" w:date="2024-04-24T11:01:00Z">
              <w:r>
                <w:t>ODF</w:t>
              </w:r>
            </w:ins>
          </w:p>
        </w:tc>
        <w:tc>
          <w:tcPr>
            <w:tcW w:w="2077" w:type="dxa"/>
          </w:tcPr>
          <w:p w14:paraId="722D9CD1" w14:textId="209D3FB3" w:rsidR="002D4FC0" w:rsidRPr="009D45BF" w:rsidRDefault="002D4FC0" w:rsidP="00F54608">
            <w:pPr>
              <w:rPr>
                <w:ins w:id="316" w:author="COUTIN Stéphane" w:date="2024-04-24T11:01:00Z"/>
              </w:rPr>
            </w:pPr>
            <w:proofErr w:type="spellStart"/>
            <w:proofErr w:type="gramStart"/>
            <w:ins w:id="317" w:author="COUTIN Stéphane" w:date="2024-04-24T11:01:00Z">
              <w:r>
                <w:t>odf</w:t>
              </w:r>
              <w:proofErr w:type="spellEnd"/>
              <w:proofErr w:type="gramEnd"/>
              <w:r>
                <w:t>-server</w:t>
              </w:r>
            </w:ins>
          </w:p>
        </w:tc>
        <w:tc>
          <w:tcPr>
            <w:tcW w:w="2077" w:type="dxa"/>
            <w:noWrap/>
          </w:tcPr>
          <w:p w14:paraId="5AE601B9" w14:textId="77337CA9" w:rsidR="002D4FC0" w:rsidRPr="009D45BF" w:rsidRDefault="002D4FC0" w:rsidP="00F54608">
            <w:pPr>
              <w:rPr>
                <w:ins w:id="318" w:author="COUTIN Stéphane" w:date="2024-04-24T11:01:00Z"/>
              </w:rPr>
            </w:pPr>
            <w:proofErr w:type="spellStart"/>
            <w:proofErr w:type="gramStart"/>
            <w:ins w:id="319" w:author="COUTIN Stéphane" w:date="2024-04-24T11:01:00Z">
              <w:r>
                <w:t>odf</w:t>
              </w:r>
              <w:proofErr w:type="gramEnd"/>
              <w:r>
                <w:t>-db-postgres</w:t>
              </w:r>
              <w:proofErr w:type="spellEnd"/>
            </w:ins>
          </w:p>
        </w:tc>
        <w:tc>
          <w:tcPr>
            <w:tcW w:w="1722" w:type="dxa"/>
            <w:noWrap/>
          </w:tcPr>
          <w:p w14:paraId="44DD0387" w14:textId="2DD6F984" w:rsidR="002D4FC0" w:rsidRPr="009D45BF" w:rsidRDefault="002D4FC0" w:rsidP="00F54608">
            <w:pPr>
              <w:rPr>
                <w:ins w:id="320" w:author="COUTIN Stéphane" w:date="2024-04-24T11:01:00Z"/>
              </w:rPr>
            </w:pPr>
            <w:proofErr w:type="spellStart"/>
            <w:proofErr w:type="gramStart"/>
            <w:ins w:id="321" w:author="COUTIN Stéphane" w:date="2024-04-24T11:02:00Z">
              <w:r>
                <w:t>schema</w:t>
              </w:r>
              <w:proofErr w:type="gramEnd"/>
              <w:r>
                <w:t>-odf</w:t>
              </w:r>
            </w:ins>
            <w:proofErr w:type="spellEnd"/>
          </w:p>
        </w:tc>
      </w:tr>
      <w:tr w:rsidR="00F54608" w:rsidRPr="009D45BF" w14:paraId="7592C5FB" w14:textId="77777777" w:rsidTr="00F54608">
        <w:trPr>
          <w:trHeight w:val="290"/>
        </w:trPr>
        <w:tc>
          <w:tcPr>
            <w:tcW w:w="2077" w:type="dxa"/>
          </w:tcPr>
          <w:p w14:paraId="55BCBE0A" w14:textId="7D34224D" w:rsidR="00F54608" w:rsidRPr="009D45BF" w:rsidRDefault="00F54608" w:rsidP="00F54608">
            <w:r>
              <w:t>PAI</w:t>
            </w:r>
          </w:p>
        </w:tc>
        <w:tc>
          <w:tcPr>
            <w:tcW w:w="2077" w:type="dxa"/>
          </w:tcPr>
          <w:p w14:paraId="494E6203" w14:textId="229E64B5" w:rsidR="00F54608" w:rsidRPr="009D45BF" w:rsidRDefault="00F54608" w:rsidP="00F54608">
            <w:proofErr w:type="gramStart"/>
            <w:r w:rsidRPr="009D45BF">
              <w:t>pai</w:t>
            </w:r>
            <w:proofErr w:type="gramEnd"/>
            <w:r w:rsidRPr="009D45BF">
              <w:t>-server</w:t>
            </w:r>
          </w:p>
        </w:tc>
        <w:tc>
          <w:tcPr>
            <w:tcW w:w="2077" w:type="dxa"/>
            <w:noWrap/>
            <w:hideMark/>
          </w:tcPr>
          <w:p w14:paraId="1B09FE62" w14:textId="3909D573" w:rsidR="00F54608" w:rsidRPr="009D45BF" w:rsidRDefault="00F54608" w:rsidP="00F54608">
            <w:proofErr w:type="gramStart"/>
            <w:r w:rsidRPr="009D45BF">
              <w:t>pai</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2690FB71" w14:textId="77777777" w:rsidR="00F54608" w:rsidRPr="009D45BF" w:rsidRDefault="00F54608" w:rsidP="00F54608">
            <w:proofErr w:type="spellStart"/>
            <w:proofErr w:type="gramStart"/>
            <w:r w:rsidRPr="009D45BF">
              <w:t>schema</w:t>
            </w:r>
            <w:proofErr w:type="spellEnd"/>
            <w:proofErr w:type="gramEnd"/>
            <w:r w:rsidRPr="009D45BF">
              <w:t>-pai</w:t>
            </w:r>
          </w:p>
        </w:tc>
      </w:tr>
      <w:tr w:rsidR="00F54608" w:rsidRPr="009D45BF" w14:paraId="421B0F3E" w14:textId="77777777" w:rsidTr="00F54608">
        <w:trPr>
          <w:trHeight w:val="290"/>
        </w:trPr>
        <w:tc>
          <w:tcPr>
            <w:tcW w:w="2077" w:type="dxa"/>
          </w:tcPr>
          <w:p w14:paraId="7BBD79BB" w14:textId="5414DCFB" w:rsidR="00F54608" w:rsidRPr="009D45BF" w:rsidRDefault="00F54608" w:rsidP="00F54608">
            <w:r>
              <w:t>REF</w:t>
            </w:r>
          </w:p>
        </w:tc>
        <w:tc>
          <w:tcPr>
            <w:tcW w:w="2077" w:type="dxa"/>
          </w:tcPr>
          <w:p w14:paraId="75B30D4A" w14:textId="318A46B3" w:rsidR="00F54608" w:rsidRPr="009D45BF" w:rsidRDefault="00F54608" w:rsidP="00F54608">
            <w:proofErr w:type="spellStart"/>
            <w:proofErr w:type="gramStart"/>
            <w:r w:rsidRPr="009D45BF">
              <w:t>ref</w:t>
            </w:r>
            <w:proofErr w:type="spellEnd"/>
            <w:proofErr w:type="gramEnd"/>
            <w:r w:rsidRPr="009D45BF">
              <w:t>-server</w:t>
            </w:r>
          </w:p>
        </w:tc>
        <w:tc>
          <w:tcPr>
            <w:tcW w:w="2077" w:type="dxa"/>
            <w:noWrap/>
            <w:hideMark/>
          </w:tcPr>
          <w:p w14:paraId="1AC22F23" w14:textId="5F12F7A3" w:rsidR="00F54608" w:rsidRPr="009D45BF" w:rsidRDefault="00F54608" w:rsidP="00F54608">
            <w:proofErr w:type="spellStart"/>
            <w:proofErr w:type="gramStart"/>
            <w:r w:rsidRPr="009D45BF">
              <w:t>ref</w:t>
            </w:r>
            <w:proofErr w:type="gramEnd"/>
            <w:r w:rsidRPr="009D45BF">
              <w:t>-db-postgres</w:t>
            </w:r>
            <w:proofErr w:type="spellEnd"/>
          </w:p>
        </w:tc>
        <w:tc>
          <w:tcPr>
            <w:tcW w:w="1722" w:type="dxa"/>
            <w:noWrap/>
            <w:hideMark/>
          </w:tcPr>
          <w:p w14:paraId="7F100773" w14:textId="77777777" w:rsidR="00F54608" w:rsidRPr="009D45BF" w:rsidRDefault="00F54608" w:rsidP="00F54608">
            <w:proofErr w:type="spellStart"/>
            <w:proofErr w:type="gramStart"/>
            <w:r w:rsidRPr="009D45BF">
              <w:t>schema</w:t>
            </w:r>
            <w:proofErr w:type="gramEnd"/>
            <w:r w:rsidRPr="009D45BF">
              <w:t>_ref</w:t>
            </w:r>
            <w:proofErr w:type="spellEnd"/>
          </w:p>
        </w:tc>
      </w:tr>
    </w:tbl>
    <w:p w14:paraId="0EF8E35C" w14:textId="77777777" w:rsidR="00B21942" w:rsidRDefault="00B21942" w:rsidP="00B21942">
      <w:pPr>
        <w:rPr>
          <w:moveTo w:id="322" w:author="COUTIN Stéphane" w:date="2024-04-24T11:25:00Z"/>
        </w:rPr>
      </w:pPr>
      <w:moveToRangeStart w:id="323" w:author="COUTIN Stéphane" w:date="2024-04-24T11:25:00Z" w:name="move164850327"/>
      <w:moveTo w:id="324" w:author="COUTIN Stéphane" w:date="2024-04-24T11:25:00Z">
        <w:r>
          <w:t xml:space="preserve">Le nom du schéma dans la </w:t>
        </w:r>
        <w:proofErr w:type="spellStart"/>
        <w:r>
          <w:t>bdd</w:t>
        </w:r>
        <w:proofErr w:type="spellEnd"/>
        <w:r>
          <w:t xml:space="preserve"> DRE est la colonne de droite. </w:t>
        </w:r>
      </w:moveTo>
    </w:p>
    <w:moveToRangeEnd w:id="323"/>
    <w:p w14:paraId="5BD2A69A" w14:textId="66E4C82C" w:rsidR="00B21942" w:rsidDel="00B21942" w:rsidRDefault="00B21942" w:rsidP="00107F04">
      <w:pPr>
        <w:rPr>
          <w:del w:id="325" w:author="COUTIN Stéphane" w:date="2024-04-24T11:24:00Z"/>
        </w:rPr>
      </w:pPr>
    </w:p>
    <w:p w14:paraId="3C0248A9" w14:textId="77777777" w:rsidR="00B21942" w:rsidRDefault="00B21942" w:rsidP="00B21942">
      <w:pPr>
        <w:pStyle w:val="Paragraphedeliste"/>
        <w:rPr>
          <w:ins w:id="326" w:author="COUTIN Stéphane" w:date="2024-04-24T11:24:00Z"/>
          <w:rFonts w:asciiTheme="minorHAnsi" w:hAnsiTheme="minorHAnsi" w:cstheme="minorBidi"/>
        </w:rPr>
      </w:pPr>
      <w:ins w:id="327" w:author="COUTIN Stéphane" w:date="2024-04-24T11:24:00Z">
        <w:r>
          <w:rPr>
            <w:rFonts w:cstheme="minorBidi"/>
            <w:noProof/>
          </w:rPr>
          <w:drawing>
            <wp:anchor distT="0" distB="0" distL="114300" distR="114300" simplePos="0" relativeHeight="251768832" behindDoc="1" locked="0" layoutInCell="1" allowOverlap="1" wp14:anchorId="264CFF37" wp14:editId="72E79D72">
              <wp:simplePos x="0" y="0"/>
              <wp:positionH relativeFrom="column">
                <wp:posOffset>379095</wp:posOffset>
              </wp:positionH>
              <wp:positionV relativeFrom="paragraph">
                <wp:posOffset>10795</wp:posOffset>
              </wp:positionV>
              <wp:extent cx="288290" cy="2882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pic:spPr>
                  </pic:pic>
                </a:graphicData>
              </a:graphic>
              <wp14:sizeRelH relativeFrom="page">
                <wp14:pctWidth>0</wp14:pctWidth>
              </wp14:sizeRelH>
              <wp14:sizeRelV relativeFrom="page">
                <wp14:pctHeight>0</wp14:pctHeight>
              </wp14:sizeRelV>
            </wp:anchor>
          </w:drawing>
        </w:r>
      </w:ins>
    </w:p>
    <w:p w14:paraId="3EAA4CB1" w14:textId="6203685F" w:rsidR="00B21942" w:rsidRDefault="00B21942" w:rsidP="00B21942">
      <w:pPr>
        <w:pStyle w:val="Style5"/>
        <w:ind w:left="720"/>
        <w:rPr>
          <w:ins w:id="328" w:author="COUTIN Stéphane" w:date="2024-04-24T11:24:00Z"/>
          <w:i w:val="0"/>
        </w:rPr>
      </w:pPr>
      <w:ins w:id="329" w:author="COUTIN Stéphane" w:date="2024-04-24T11:24:00Z">
        <w:r w:rsidRPr="00B21942">
          <w:rPr>
            <w:i w:val="0"/>
          </w:rPr>
          <w:t xml:space="preserve">Comme vous pouvez le noter, compte tenu des changements de gestion de l’offre de formation en v24, le </w:t>
        </w:r>
        <w:proofErr w:type="spellStart"/>
        <w:r w:rsidRPr="00B21942">
          <w:rPr>
            <w:i w:val="0"/>
          </w:rPr>
          <w:t>schema-mof</w:t>
        </w:r>
        <w:proofErr w:type="spellEnd"/>
        <w:r w:rsidRPr="00B21942">
          <w:rPr>
            <w:i w:val="0"/>
          </w:rPr>
          <w:t xml:space="preserve"> a disparu, et le </w:t>
        </w:r>
        <w:proofErr w:type="spellStart"/>
        <w:r w:rsidRPr="00B21942">
          <w:rPr>
            <w:i w:val="0"/>
          </w:rPr>
          <w:t>schema-odf</w:t>
        </w:r>
        <w:proofErr w:type="spellEnd"/>
        <w:r w:rsidRPr="00B21942">
          <w:rPr>
            <w:i w:val="0"/>
          </w:rPr>
          <w:t xml:space="preserve"> a été ajouté</w:t>
        </w:r>
        <w:r w:rsidRPr="004F6F7E">
          <w:rPr>
            <w:i w:val="0"/>
          </w:rPr>
          <w:t>.</w:t>
        </w:r>
      </w:ins>
    </w:p>
    <w:p w14:paraId="056A64DC" w14:textId="58109389" w:rsidR="009D45BF" w:rsidDel="00B21942" w:rsidRDefault="009D45BF" w:rsidP="00107F04">
      <w:pPr>
        <w:rPr>
          <w:moveFrom w:id="330" w:author="COUTIN Stéphane" w:date="2024-04-24T11:25:00Z"/>
        </w:rPr>
      </w:pPr>
      <w:moveFromRangeStart w:id="331" w:author="COUTIN Stéphane" w:date="2024-04-24T11:25:00Z" w:name="move164850327"/>
      <w:moveFrom w:id="332" w:author="COUTIN Stéphane" w:date="2024-04-24T11:25:00Z">
        <w:r w:rsidDel="00B21942">
          <w:t xml:space="preserve">Le nom du schéma dans la bdd DRE est la colonne de droite. </w:t>
        </w:r>
      </w:moveFrom>
    </w:p>
    <w:moveFromRangeEnd w:id="331"/>
    <w:p w14:paraId="4660C2B8" w14:textId="43DAE653" w:rsidR="003008AD" w:rsidRDefault="00107F04" w:rsidP="00107F04">
      <w:r>
        <w:t xml:space="preserve">Il n’y aura pas </w:t>
      </w:r>
      <w:r w:rsidR="00B61D00">
        <w:t>dans</w:t>
      </w:r>
      <w:r w:rsidR="009D45BF">
        <w:t xml:space="preserve"> DRE </w:t>
      </w:r>
      <w:r>
        <w:t>les bases de données MongoDB</w:t>
      </w:r>
      <w:del w:id="333" w:author="COUTIN Stéphane" w:date="2024-04-24T11:25:00Z">
        <w:r w:rsidDel="00B21942">
          <w:delText xml:space="preserve"> et Neo4j (donc pas COF)</w:delText>
        </w:r>
      </w:del>
      <w:r>
        <w:t>.</w:t>
      </w:r>
    </w:p>
    <w:p w14:paraId="2E9169B4" w14:textId="1E048552" w:rsidR="00052519" w:rsidRDefault="00052519" w:rsidP="00052519">
      <w:pPr>
        <w:pStyle w:val="Style1"/>
      </w:pPr>
      <w:bookmarkStart w:id="334" w:name="_Toc140654466"/>
      <w:bookmarkStart w:id="335" w:name="_Toc165383222"/>
      <w:r>
        <w:t>Modèle de données</w:t>
      </w:r>
      <w:bookmarkEnd w:id="334"/>
      <w:bookmarkEnd w:id="335"/>
    </w:p>
    <w:p w14:paraId="2E7B5276" w14:textId="241F9167" w:rsidR="00B61D00" w:rsidRDefault="001B6525" w:rsidP="00B61D00">
      <w:r w:rsidRPr="001B6525">
        <w:t>Les modèles de données sont fournis en annexe</w:t>
      </w:r>
      <w:ins w:id="336" w:author="COUTIN Stéphane" w:date="2024-04-24T11:25:00Z">
        <w:r w:rsidR="00B21942">
          <w:t xml:space="preserve"> et dans des fichiers hors du présent documen</w:t>
        </w:r>
      </w:ins>
      <w:ins w:id="337" w:author="COUTIN Stéphane" w:date="2024-04-24T11:26:00Z">
        <w:r w:rsidR="00B21942">
          <w:t>t</w:t>
        </w:r>
      </w:ins>
      <w:r w:rsidRPr="001B6525">
        <w:t xml:space="preserve"> : </w:t>
      </w:r>
    </w:p>
    <w:p w14:paraId="70E05030" w14:textId="047C5D48" w:rsidR="001B6525" w:rsidRDefault="001B6525" w:rsidP="001B6525">
      <w:pPr>
        <w:pStyle w:val="Paragraphedeliste"/>
        <w:numPr>
          <w:ilvl w:val="0"/>
          <w:numId w:val="28"/>
        </w:numPr>
      </w:pPr>
      <w:r>
        <w:t>Un modèle métier qui décrit les entités et leurs identifiants. Il se présente sous forme de schéma et d’un tableau des entités</w:t>
      </w:r>
    </w:p>
    <w:p w14:paraId="321355B2" w14:textId="6184B042" w:rsidR="001B6525" w:rsidRDefault="001B6525" w:rsidP="001B6525">
      <w:pPr>
        <w:pStyle w:val="Paragraphedeliste"/>
        <w:numPr>
          <w:ilvl w:val="0"/>
          <w:numId w:val="28"/>
        </w:numPr>
      </w:pPr>
      <w:r>
        <w:t>Un dictionnaire des données identifiant pour chacun des schémas les tables et colonnes, avec des commentaires descriptifs qui ne couvrent pas à ce jour l’ensemble du modèle.</w:t>
      </w:r>
    </w:p>
    <w:p w14:paraId="3A6AAC78" w14:textId="5DF53497" w:rsidR="009144A1" w:rsidRDefault="009144A1" w:rsidP="001B6525">
      <w:pPr>
        <w:pStyle w:val="Paragraphedeliste"/>
        <w:numPr>
          <w:ilvl w:val="0"/>
          <w:numId w:val="28"/>
        </w:numPr>
      </w:pPr>
      <w:r>
        <w:t>Un tableau précisant les évolutions de tables et colonnes depuis la version précédente.</w:t>
      </w:r>
    </w:p>
    <w:p w14:paraId="38347A11" w14:textId="54B0F08A" w:rsidR="001B6525" w:rsidRDefault="001B6525" w:rsidP="001B6525">
      <w:r>
        <w:t>Pour chaque entité métier, il est indiqué l</w:t>
      </w:r>
      <w:r w:rsidR="003A6EE9">
        <w:t>e schéma et la table qui est son stockage primaire. Une même entité pourra à partir de cette table être répliquée dans d’autres schéma avec tout ou partie de ses attributs (colonnes).</w:t>
      </w:r>
    </w:p>
    <w:p w14:paraId="1B90DC36" w14:textId="77777777" w:rsidR="00052519" w:rsidRDefault="00052519" w:rsidP="00052519">
      <w:pPr>
        <w:rPr>
          <w:rFonts w:ascii="Calibri Light" w:eastAsia="Calibri Light" w:hAnsi="Calibri Light" w:cs="Calibri Light"/>
          <w:color w:val="FFFFFF" w:themeColor="background1"/>
          <w:sz w:val="32"/>
          <w:szCs w:val="32"/>
        </w:rPr>
      </w:pPr>
      <w:r>
        <w:rPr>
          <w:color w:val="FFFFFF" w:themeColor="background1"/>
        </w:rPr>
        <w:br w:type="page"/>
      </w:r>
    </w:p>
    <w:p w14:paraId="1F5CB17A" w14:textId="77777777" w:rsidR="00052519" w:rsidRDefault="00052519" w:rsidP="001E352B">
      <w:pPr>
        <w:pStyle w:val="Titre1"/>
        <w:shd w:val="clear" w:color="auto" w:fill="373688"/>
        <w:rPr>
          <w:color w:val="FFFFFF" w:themeColor="background1"/>
        </w:rPr>
      </w:pPr>
      <w:bookmarkStart w:id="338" w:name="_Toc140654467"/>
      <w:bookmarkStart w:id="339" w:name="_Toc165383223"/>
      <w:r>
        <w:rPr>
          <w:color w:val="FFFFFF" w:themeColor="background1"/>
        </w:rPr>
        <w:lastRenderedPageBreak/>
        <w:t>Utilisation de DRE</w:t>
      </w:r>
      <w:bookmarkEnd w:id="338"/>
      <w:bookmarkEnd w:id="339"/>
    </w:p>
    <w:p w14:paraId="42114F17" w14:textId="77777777" w:rsidR="00052519" w:rsidRDefault="00052519" w:rsidP="00052519"/>
    <w:p w14:paraId="2D1400EB" w14:textId="77777777" w:rsidR="00EA4D39" w:rsidRDefault="00EA4D39" w:rsidP="00FA42D7">
      <w:pPr>
        <w:pStyle w:val="Titre2"/>
      </w:pPr>
      <w:bookmarkStart w:id="340" w:name="_Toc140654468"/>
      <w:bookmarkStart w:id="341" w:name="_Toc165383224"/>
      <w:r>
        <w:t>Usage</w:t>
      </w:r>
      <w:bookmarkEnd w:id="340"/>
      <w:bookmarkEnd w:id="341"/>
    </w:p>
    <w:p w14:paraId="5172FC0F" w14:textId="5EEE7AD7" w:rsidR="00856D89" w:rsidRDefault="00856D89" w:rsidP="00FA42D7">
      <w:r>
        <w:t>DRE est un des composants permettant d’accéder aux données de Pegase depuis l’extérieur de l’application. C’est un complément aux API et connecteurs, mais également à des outils d’extraction qui seront intégrés dans l’application Pegase.</w:t>
      </w:r>
    </w:p>
    <w:p w14:paraId="4691589E" w14:textId="47CDD30A" w:rsidR="00FA42D7" w:rsidRDefault="00FA42D7" w:rsidP="00FA42D7">
      <w:r>
        <w:t xml:space="preserve">DRE est orienté vers le </w:t>
      </w:r>
      <w:proofErr w:type="spellStart"/>
      <w:r>
        <w:t>reporting</w:t>
      </w:r>
      <w:proofErr w:type="spellEnd"/>
      <w:r>
        <w:t xml:space="preserve"> et les enquêtes</w:t>
      </w:r>
      <w:r w:rsidR="00856D89">
        <w:t>, et plus largement toutes les requêtes. Il est particulièrement adapté :</w:t>
      </w:r>
    </w:p>
    <w:p w14:paraId="3E25F708" w14:textId="15E2738D" w:rsidR="00856D89" w:rsidRDefault="00856D89" w:rsidP="00856D89">
      <w:pPr>
        <w:pStyle w:val="Paragraphedeliste"/>
        <w:numPr>
          <w:ilvl w:val="0"/>
          <w:numId w:val="23"/>
        </w:numPr>
      </w:pPr>
      <w:r>
        <w:t>Aux extractions demandant des jointures complexes</w:t>
      </w:r>
    </w:p>
    <w:p w14:paraId="52C8B5B9" w14:textId="73449E03" w:rsidR="00856D89" w:rsidRDefault="00856D89" w:rsidP="00856D89">
      <w:pPr>
        <w:pStyle w:val="Paragraphedeliste"/>
        <w:numPr>
          <w:ilvl w:val="0"/>
          <w:numId w:val="23"/>
        </w:numPr>
      </w:pPr>
      <w:r>
        <w:t>Aux extractions combinant des données issues de plusieurs modules de Pegase</w:t>
      </w:r>
    </w:p>
    <w:p w14:paraId="2A6EBE05" w14:textId="276A1FE6" w:rsidR="00856D89" w:rsidRDefault="00856D89" w:rsidP="00856D89">
      <w:pPr>
        <w:pStyle w:val="Paragraphedeliste"/>
        <w:numPr>
          <w:ilvl w:val="0"/>
          <w:numId w:val="23"/>
        </w:numPr>
      </w:pPr>
      <w:r>
        <w:t>Aux extractions retournant des volumes de données importants</w:t>
      </w:r>
    </w:p>
    <w:p w14:paraId="11BD13BE" w14:textId="77777777" w:rsidR="00F01889" w:rsidRDefault="00F01889" w:rsidP="00EA4D39">
      <w:pPr>
        <w:pStyle w:val="Titre2"/>
      </w:pPr>
      <w:bookmarkStart w:id="342" w:name="_Toc140654469"/>
      <w:bookmarkStart w:id="343" w:name="_Toc165383225"/>
      <w:r>
        <w:t>Outils pour accéder aux données</w:t>
      </w:r>
      <w:bookmarkEnd w:id="342"/>
      <w:bookmarkEnd w:id="343"/>
    </w:p>
    <w:p w14:paraId="1DAB1839" w14:textId="3D543DCA" w:rsidR="00F01889" w:rsidRDefault="00F01889" w:rsidP="00F01889">
      <w:r>
        <w:t>PC-SCOL</w:t>
      </w:r>
      <w:r w:rsidR="00856D89">
        <w:t xml:space="preserve"> ne fournit aucun outil d’accès aux données de DRE.</w:t>
      </w:r>
    </w:p>
    <w:p w14:paraId="47CCFF06" w14:textId="5BD43A9A" w:rsidR="00F01889" w:rsidRDefault="00856D89" w:rsidP="00F01889">
      <w:r>
        <w:t>Pour exécuter des requêtes, créer des rapports ou des tableaux de bord, vous pouvez utiliser t</w:t>
      </w:r>
      <w:r w:rsidR="00F01889">
        <w:t xml:space="preserve">ous les outils permettant d’accéder une base </w:t>
      </w:r>
      <w:proofErr w:type="spellStart"/>
      <w:r w:rsidR="00F01889">
        <w:t>Postgresql</w:t>
      </w:r>
      <w:proofErr w:type="spellEnd"/>
      <w:r>
        <w:t>. Par exemple</w:t>
      </w:r>
      <w:r w:rsidR="00BA745C">
        <w:t xml:space="preserve"> </w:t>
      </w:r>
      <w:r w:rsidR="00F01889">
        <w:t>Excel, BO</w:t>
      </w:r>
      <w:r w:rsidR="00BA745C">
        <w:t>, Jasper report, …</w:t>
      </w:r>
    </w:p>
    <w:p w14:paraId="0DAF6C1D" w14:textId="77777777" w:rsidR="00BA745C" w:rsidRDefault="00BA745C" w:rsidP="00BA745C">
      <w:pPr>
        <w:pStyle w:val="Titre2"/>
      </w:pPr>
      <w:bookmarkStart w:id="344" w:name="_Toc140654470"/>
      <w:bookmarkStart w:id="345" w:name="_Toc165383226"/>
      <w:r>
        <w:t>Mise en commun de code et d’outils</w:t>
      </w:r>
      <w:bookmarkEnd w:id="344"/>
      <w:bookmarkEnd w:id="345"/>
    </w:p>
    <w:p w14:paraId="1DD35640" w14:textId="77777777" w:rsidR="00BA745C" w:rsidRDefault="00BA745C" w:rsidP="00BA745C">
      <w:r>
        <w:t>Tous les établissements auront des données dans un format identique. Ceci facilite la réutilisation d’outils (scripts, code SQL, rapports et tableaux de bord, …) d’un établissement à l’autre avec une adaptation minimale.</w:t>
      </w:r>
    </w:p>
    <w:p w14:paraId="5E61E574" w14:textId="77777777" w:rsidR="00BA745C" w:rsidRDefault="00BA745C" w:rsidP="00BA745C">
      <w:r>
        <w:t xml:space="preserve">Nous vous proposons d’utiliser le site GitHub du projet : </w:t>
      </w:r>
      <w:hyperlink r:id="rId10" w:history="1">
        <w:r w:rsidRPr="009231A7">
          <w:rPr>
            <w:rStyle w:val="Lienhypertexte"/>
          </w:rPr>
          <w:t>https://github.com/PC-Scol</w:t>
        </w:r>
      </w:hyperlink>
      <w:r>
        <w:t xml:space="preserve"> afin de partager ou de </w:t>
      </w:r>
      <w:proofErr w:type="spellStart"/>
      <w:r>
        <w:t>co</w:t>
      </w:r>
      <w:proofErr w:type="spellEnd"/>
      <w:r>
        <w:t xml:space="preserve"> construire vos outils.</w:t>
      </w:r>
    </w:p>
    <w:p w14:paraId="1865EAD0" w14:textId="273B5DB8" w:rsidR="00052519" w:rsidRDefault="00930108" w:rsidP="00EA4D39">
      <w:pPr>
        <w:pStyle w:val="Titre2"/>
      </w:pPr>
      <w:bookmarkStart w:id="346" w:name="_Toc140654471"/>
      <w:bookmarkStart w:id="347" w:name="_Toc165383227"/>
      <w:r>
        <w:t>U</w:t>
      </w:r>
      <w:r w:rsidR="00052519">
        <w:t xml:space="preserve">tilisation de </w:t>
      </w:r>
      <w:r w:rsidR="00F01889">
        <w:t>DRE</w:t>
      </w:r>
      <w:r w:rsidR="00052519">
        <w:t xml:space="preserve"> pour de l'intégration applicative</w:t>
      </w:r>
      <w:bookmarkEnd w:id="346"/>
      <w:bookmarkEnd w:id="347"/>
    </w:p>
    <w:p w14:paraId="54CC17F5" w14:textId="1A2FA749" w:rsidR="00930108" w:rsidRDefault="00930108" w:rsidP="00F01889">
      <w:r>
        <w:t>DRE mettant à votre disposition la plupart des données Pegase</w:t>
      </w:r>
      <w:r w:rsidR="00530A66">
        <w:t>, rien n’empêche un établissement ou un éditeur d’utiliser DRE pour construire une interface entre Pegase et une autre application. Mais ceci n’est pas recommandé à l’exception de certains cas.</w:t>
      </w:r>
    </w:p>
    <w:p w14:paraId="18EDE2B0" w14:textId="63683C56" w:rsidR="00F01889" w:rsidRDefault="00930108" w:rsidP="00F01889">
      <w:r>
        <w:t xml:space="preserve">Voici un certain </w:t>
      </w:r>
      <w:r w:rsidR="00530A66">
        <w:t>nombre de</w:t>
      </w:r>
      <w:r w:rsidR="00F01889">
        <w:t xml:space="preserve"> "bonnes pratiques" </w:t>
      </w:r>
      <w:r w:rsidR="00530A66">
        <w:t>pour déterminer</w:t>
      </w:r>
      <w:r w:rsidR="00F01889">
        <w:t xml:space="preserve"> quand utiliser les API </w:t>
      </w:r>
      <w:r w:rsidR="00530A66">
        <w:t xml:space="preserve">/ connecteurs </w:t>
      </w:r>
      <w:r w:rsidR="00F01889">
        <w:t>et quand utiliser DRE</w:t>
      </w:r>
      <w:r w:rsidR="00530A66">
        <w:t> :</w:t>
      </w:r>
    </w:p>
    <w:p w14:paraId="32174C42" w14:textId="77777777" w:rsidR="00530A66" w:rsidRDefault="00F01889" w:rsidP="00F01889">
      <w:r>
        <w:t>Pour rappel : la solution privilégiée d’interfaçage entre Pegase et les applications extérieures est l’utilisation des API, si possible en mode événementiel (exemple des connecteurs SINAPS et GRHUM).</w:t>
      </w:r>
    </w:p>
    <w:p w14:paraId="6EF930B1" w14:textId="01659F0D" w:rsidR="00530A66" w:rsidRDefault="00F01889" w:rsidP="00F01889">
      <w:r>
        <w:t>Toutefois nous devons gérer les cas où une application n’est pas en mesure de communiquer via API. Dans ce cas, l’utilisation d’extractions issues de DRE peut s’avérer une alternative efficace.</w:t>
      </w:r>
      <w:r w:rsidR="00530A66">
        <w:t xml:space="preserve"> Ceci ne fonctionne pas pour mettre à jour des données Pegase.</w:t>
      </w:r>
    </w:p>
    <w:p w14:paraId="0CABB10D" w14:textId="77777777" w:rsidR="00530A66" w:rsidRDefault="00530A66" w:rsidP="00856D89">
      <w:r>
        <w:t>Voici quelques exemples que nous entrevoyons :</w:t>
      </w:r>
    </w:p>
    <w:p w14:paraId="6DCF4CBB" w14:textId="126F3270" w:rsidR="00856D89" w:rsidRDefault="00530A66" w:rsidP="009725B6">
      <w:pPr>
        <w:pStyle w:val="Paragraphedeliste"/>
        <w:numPr>
          <w:ilvl w:val="0"/>
          <w:numId w:val="26"/>
        </w:numPr>
      </w:pPr>
      <w:r>
        <w:t xml:space="preserve">L’alimentation quotidienne d’un </w:t>
      </w:r>
      <w:proofErr w:type="spellStart"/>
      <w:r>
        <w:t>SiD</w:t>
      </w:r>
      <w:proofErr w:type="spellEnd"/>
      <w:r>
        <w:t xml:space="preserve"> (système d’information décisionnel</w:t>
      </w:r>
      <w:r w:rsidR="009725B6">
        <w:t xml:space="preserve">) s’appuie en général sur des scripts ETL qui vont extraire des volumes de données importants dans la BDD de </w:t>
      </w:r>
      <w:r w:rsidR="009725B6">
        <w:lastRenderedPageBreak/>
        <w:t>l’application source. Les API ne sont pas adaptées. L</w:t>
      </w:r>
      <w:r w:rsidR="00856D89">
        <w:t xml:space="preserve">’alimentation des SID (SIROCCO </w:t>
      </w:r>
      <w:r w:rsidR="009725B6">
        <w:t>ou</w:t>
      </w:r>
      <w:r w:rsidR="00856D89">
        <w:t xml:space="preserve"> STRENNES)</w:t>
      </w:r>
      <w:r w:rsidR="009725B6">
        <w:t xml:space="preserve"> s’appuiera donc sur DRE.</w:t>
      </w:r>
    </w:p>
    <w:p w14:paraId="4EEEA244" w14:textId="09F503D6" w:rsidR="009725B6" w:rsidRDefault="009725B6" w:rsidP="009725B6">
      <w:pPr>
        <w:pStyle w:val="Paragraphedeliste"/>
        <w:numPr>
          <w:ilvl w:val="0"/>
          <w:numId w:val="26"/>
        </w:numPr>
      </w:pPr>
      <w:r>
        <w:t xml:space="preserve">Certaines applications demandent en entrée un fichier (en général au format csv) à intervalle régulier et ne disposent / disposeront pas de la capacité à appeler ou exposer des API. Dans ce cas, il est préférable de s’appuyer sur DRE </w:t>
      </w:r>
      <w:r w:rsidR="0059172A">
        <w:t>plutôt que d’appeler de multiples API pour constit</w:t>
      </w:r>
      <w:r w:rsidR="00A76046">
        <w:t>uer un stockage local.</w:t>
      </w:r>
    </w:p>
    <w:p w14:paraId="666F5554" w14:textId="77777777" w:rsidR="00052519" w:rsidRDefault="00EA4D39" w:rsidP="00EA4D39">
      <w:pPr>
        <w:pStyle w:val="Titre2"/>
      </w:pPr>
      <w:bookmarkStart w:id="348" w:name="_Toc140654472"/>
      <w:bookmarkStart w:id="349" w:name="_Toc165383228"/>
      <w:r>
        <w:t>Support</w:t>
      </w:r>
      <w:bookmarkEnd w:id="348"/>
      <w:bookmarkEnd w:id="349"/>
    </w:p>
    <w:p w14:paraId="48B4CD18" w14:textId="4BE6D8DE" w:rsidR="00EA4D39" w:rsidRDefault="00EA4D39" w:rsidP="00EA4D39">
      <w:r>
        <w:t xml:space="preserve">PC-SCOL s’engage sur la mise à disposition des dumps des </w:t>
      </w:r>
      <w:proofErr w:type="spellStart"/>
      <w:r>
        <w:t>Bdd</w:t>
      </w:r>
      <w:proofErr w:type="spellEnd"/>
      <w:r>
        <w:t xml:space="preserve"> dans l’espace dédié de chaque instance</w:t>
      </w:r>
      <w:r w:rsidR="00A76046">
        <w:t xml:space="preserve">. </w:t>
      </w:r>
      <w:r>
        <w:t xml:space="preserve">Au-delà, </w:t>
      </w:r>
      <w:r w:rsidR="00A76046">
        <w:t xml:space="preserve">les traitements relèvent de la </w:t>
      </w:r>
      <w:r>
        <w:t>responsabilité de l’établissement</w:t>
      </w:r>
    </w:p>
    <w:p w14:paraId="66DF6CE7" w14:textId="721A8853" w:rsidR="00EA4D39" w:rsidRDefault="00EA4D39" w:rsidP="00EA4D39">
      <w:r>
        <w:t>PC-SCOL fournit une documentation de type dictionnaire de données, et la fera évoluer en fonction de tickets signalant des imprécisions</w:t>
      </w:r>
      <w:r w:rsidR="00A76046">
        <w:t>.</w:t>
      </w:r>
    </w:p>
    <w:p w14:paraId="0B342BC1" w14:textId="77777777" w:rsidR="00052519" w:rsidRDefault="00052519">
      <w:r>
        <w:br w:type="page"/>
      </w:r>
    </w:p>
    <w:p w14:paraId="6B7F4B66" w14:textId="77777777" w:rsidR="00052519" w:rsidRPr="00052519" w:rsidRDefault="00052519" w:rsidP="00052519"/>
    <w:p w14:paraId="0D7C826A" w14:textId="031D81B2" w:rsidR="00D81C79" w:rsidRDefault="005E3CF5" w:rsidP="00D81C79">
      <w:pPr>
        <w:pStyle w:val="Titre1"/>
        <w:shd w:val="clear" w:color="auto" w:fill="373688"/>
        <w:rPr>
          <w:color w:val="FFFFFF" w:themeColor="background1"/>
        </w:rPr>
      </w:pPr>
      <w:bookmarkStart w:id="350" w:name="_Toc140654473"/>
      <w:bookmarkStart w:id="351" w:name="_Toc165383229"/>
      <w:r>
        <w:rPr>
          <w:color w:val="FFFFFF" w:themeColor="background1"/>
        </w:rPr>
        <w:t>Annexes</w:t>
      </w:r>
      <w:bookmarkEnd w:id="350"/>
      <w:bookmarkEnd w:id="351"/>
    </w:p>
    <w:p w14:paraId="7CA3E7CF" w14:textId="49A165CD" w:rsidR="00D81C79" w:rsidRDefault="00D81C79" w:rsidP="00D81C79"/>
    <w:p w14:paraId="4FCB4BA1" w14:textId="5AC2D2AB" w:rsidR="005E3CF5" w:rsidRDefault="005E3CF5" w:rsidP="00D81C79"/>
    <w:p w14:paraId="7F18D4F7" w14:textId="76AF08AE" w:rsidR="005E3CF5" w:rsidRDefault="005E3CF5" w:rsidP="00D81C79"/>
    <w:p w14:paraId="33ECEC47" w14:textId="7A951C88" w:rsidR="005E3CF5" w:rsidRDefault="005E3CF5" w:rsidP="005E3CF5">
      <w:pPr>
        <w:pStyle w:val="Titre2"/>
        <w:rPr>
          <w:ins w:id="352" w:author="COUTIN Stéphane" w:date="2024-04-30T15:07:00Z"/>
        </w:rPr>
      </w:pPr>
      <w:bookmarkStart w:id="353" w:name="_Toc140654474"/>
      <w:bookmarkStart w:id="354" w:name="_Toc165383230"/>
      <w:r>
        <w:t>Liste des documents complémentaires et liens utiles</w:t>
      </w:r>
      <w:bookmarkEnd w:id="353"/>
      <w:bookmarkEnd w:id="354"/>
    </w:p>
    <w:p w14:paraId="45749733" w14:textId="77A56457" w:rsidR="00282205" w:rsidRPr="00120F7B" w:rsidRDefault="00282205">
      <w:pPr>
        <w:pPrChange w:id="355" w:author="COUTIN Stéphane" w:date="2024-04-30T15:07:00Z">
          <w:pPr>
            <w:pStyle w:val="Titre2"/>
          </w:pPr>
        </w:pPrChange>
      </w:pPr>
      <w:ins w:id="356" w:author="COUTIN Stéphane" w:date="2024-04-30T15:07:00Z">
        <w:r>
          <w:t>Documents de cartographie Pegase (comprend</w:t>
        </w:r>
      </w:ins>
      <w:ins w:id="357" w:author="COUTIN Stéphane" w:date="2024-04-30T15:08:00Z">
        <w:r>
          <w:t xml:space="preserve"> les modèles de données : </w:t>
        </w:r>
        <w:r>
          <w:fldChar w:fldCharType="begin"/>
        </w:r>
        <w:r>
          <w:instrText xml:space="preserve"> HYPERLINK "https://share.pc-scol.fr/smart-link/0bf9f89a-b274-4cf7-aacd-5cb8ef482a71/" </w:instrText>
        </w:r>
        <w:r>
          <w:fldChar w:fldCharType="separate"/>
        </w:r>
        <w:r w:rsidRPr="00E64681">
          <w:rPr>
            <w:rStyle w:val="Lienhypertexte"/>
          </w:rPr>
          <w:t>https://share.pc-scol.fr/smart-link/0bf9f89a-b274-4cf7-aacd-5cb8ef482a71/</w:t>
        </w:r>
        <w:r>
          <w:fldChar w:fldCharType="end"/>
        </w:r>
        <w:r>
          <w:t xml:space="preserve"> (comprend un répertoire par version)</w:t>
        </w:r>
      </w:ins>
    </w:p>
    <w:p w14:paraId="4A413FD3" w14:textId="4B04CD82" w:rsidR="00797906" w:rsidRDefault="0051129A" w:rsidP="00797906">
      <w:r>
        <w:t xml:space="preserve">Espace DRE sur le Forum PC-SCOL : </w:t>
      </w:r>
      <w:hyperlink r:id="rId11" w:history="1">
        <w:r w:rsidR="00797906" w:rsidRPr="00590999">
          <w:rPr>
            <w:rStyle w:val="Lienhypertexte"/>
          </w:rPr>
          <w:t>https://forum.pc-scol.fr/t/base-de-donnees-relationnelle/2023/24</w:t>
        </w:r>
      </w:hyperlink>
    </w:p>
    <w:p w14:paraId="32A98882" w14:textId="23608E56" w:rsidR="005E3CF5" w:rsidRDefault="00E33BE9" w:rsidP="00797906">
      <w:r>
        <w:t xml:space="preserve">Documentation PostgreSQL : </w:t>
      </w:r>
      <w:hyperlink r:id="rId12" w:history="1">
        <w:r w:rsidRPr="009231A7">
          <w:rPr>
            <w:rStyle w:val="Lienhypertexte"/>
          </w:rPr>
          <w:t>https://www.postgresql.org/docs/</w:t>
        </w:r>
      </w:hyperlink>
      <w:r>
        <w:t xml:space="preserve"> </w:t>
      </w:r>
    </w:p>
    <w:p w14:paraId="68F71AF2" w14:textId="77777777" w:rsidR="0051129A" w:rsidRDefault="0051129A" w:rsidP="00DF191A"/>
    <w:p w14:paraId="0BB8BF84" w14:textId="28592132" w:rsidR="005E3CF5" w:rsidRDefault="005E3CF5" w:rsidP="005E3CF5">
      <w:pPr>
        <w:pStyle w:val="Titre2"/>
      </w:pPr>
      <w:bookmarkStart w:id="358" w:name="_Toc140654475"/>
      <w:bookmarkStart w:id="359" w:name="_Toc165383231"/>
      <w:r>
        <w:t>Script de création de DRE en établissement</w:t>
      </w:r>
      <w:bookmarkEnd w:id="358"/>
      <w:bookmarkEnd w:id="359"/>
    </w:p>
    <w:p w14:paraId="7E5B3BD3" w14:textId="68E4C6CD" w:rsidR="00316BC4" w:rsidRDefault="00316BC4" w:rsidP="00316BC4">
      <w:r>
        <w:t>Ce paragraphe décrit les éléments qui permettent de développer le script établissement de transfert et restauration de la base DRE. Il donne également un exemple de script qui peut être utilisé comme point de départ.</w:t>
      </w:r>
    </w:p>
    <w:p w14:paraId="6D1EDCBF" w14:textId="6F1B84D9" w:rsidR="00951139" w:rsidRDefault="00951139" w:rsidP="00B00D6B">
      <w:pPr>
        <w:pStyle w:val="Titre3"/>
      </w:pPr>
      <w:bookmarkStart w:id="360" w:name="_Toc165383232"/>
      <w:bookmarkStart w:id="361" w:name="_Toc140654476"/>
      <w:r>
        <w:t>Téléchargement des fichiers</w:t>
      </w:r>
      <w:bookmarkEnd w:id="360"/>
    </w:p>
    <w:p w14:paraId="7D6E5542" w14:textId="77C7C11B" w:rsidR="00951139" w:rsidRDefault="00951139" w:rsidP="00951139">
      <w:r>
        <w:t>L’établissement dispose d’une interface web pour downloader les fichiers dump ou peut les accéder en ligne de commande (</w:t>
      </w:r>
      <w:proofErr w:type="spellStart"/>
      <w:r>
        <w:t>wget</w:t>
      </w:r>
      <w:proofErr w:type="spellEnd"/>
      <w:r>
        <w:t xml:space="preserve"> ou </w:t>
      </w:r>
      <w:proofErr w:type="spellStart"/>
      <w:r>
        <w:t>curl</w:t>
      </w:r>
      <w:proofErr w:type="spellEnd"/>
      <w:r>
        <w:t>).</w:t>
      </w:r>
    </w:p>
    <w:p w14:paraId="0CC9CE19" w14:textId="7BA42B2E" w:rsidR="00951139" w:rsidRDefault="00951139" w:rsidP="00951139">
      <w:r>
        <w:t xml:space="preserve">Pour une instance </w:t>
      </w:r>
      <w:r w:rsidR="009144A1" w:rsidRPr="003841C3">
        <w:rPr>
          <w:i/>
        </w:rPr>
        <w:t>mon-instance</w:t>
      </w:r>
      <w:r w:rsidR="009144A1">
        <w:t xml:space="preserve"> </w:t>
      </w:r>
      <w:r>
        <w:t xml:space="preserve">l’adresse est au format </w:t>
      </w:r>
      <w:hyperlink r:id="rId13" w:history="1">
        <w:r w:rsidR="005C4E8D" w:rsidRPr="00A509AE">
          <w:rPr>
            <w:rStyle w:val="Lienhypertexte"/>
          </w:rPr>
          <w:t>https://dre-dump.mon-instance.pc-scol.fr</w:t>
        </w:r>
      </w:hyperlink>
      <w:r>
        <w:t xml:space="preserve"> </w:t>
      </w:r>
    </w:p>
    <w:p w14:paraId="56D352C0" w14:textId="5856D14A" w:rsidR="005C4E8D" w:rsidRDefault="005C4E8D" w:rsidP="005C4E8D">
      <w:pPr>
        <w:pStyle w:val="Style4"/>
      </w:pPr>
      <w:proofErr w:type="gramStart"/>
      <w:r>
        <w:t>exemple</w:t>
      </w:r>
      <w:proofErr w:type="gramEnd"/>
      <w:r>
        <w:t xml:space="preserve"> : pour l’instance</w:t>
      </w:r>
    </w:p>
    <w:p w14:paraId="15A7E61E" w14:textId="0BF3C97C" w:rsidR="005C4E8D" w:rsidRDefault="005C4E8D" w:rsidP="005C4E8D">
      <w:pPr>
        <w:pStyle w:val="Style4"/>
      </w:pPr>
      <w:proofErr w:type="gramStart"/>
      <w:r>
        <w:t>partenaires</w:t>
      </w:r>
      <w:proofErr w:type="gramEnd"/>
    </w:p>
    <w:p w14:paraId="22856307" w14:textId="500551F9" w:rsidR="005C4E8D" w:rsidRDefault="005C4E8D" w:rsidP="005C4E8D">
      <w:pPr>
        <w:pStyle w:val="Style4"/>
      </w:pPr>
      <w:proofErr w:type="gramStart"/>
      <w:r>
        <w:t>l’URL</w:t>
      </w:r>
      <w:proofErr w:type="gramEnd"/>
      <w:r>
        <w:t xml:space="preserve"> est </w:t>
      </w:r>
    </w:p>
    <w:p w14:paraId="7726A561" w14:textId="31ADBFE1" w:rsidR="005C4E8D" w:rsidRDefault="00861168">
      <w:pPr>
        <w:pStyle w:val="Style4"/>
      </w:pPr>
      <w:hyperlink r:id="rId14" w:history="1">
        <w:r w:rsidR="005C4E8D" w:rsidRPr="005C4E8D">
          <w:rPr>
            <w:rStyle w:val="Lienhypertexte"/>
          </w:rPr>
          <w:t>https//dre-dump.partenaires.pc-scol.fr</w:t>
        </w:r>
      </w:hyperlink>
      <w:r w:rsidR="005C4E8D">
        <w:t xml:space="preserve"> </w:t>
      </w:r>
    </w:p>
    <w:p w14:paraId="0DC47CB6" w14:textId="6419802A" w:rsidR="00951139" w:rsidRPr="00951139" w:rsidRDefault="00951139" w:rsidP="00951139">
      <w:r>
        <w:t>Une authentification basique login/</w:t>
      </w:r>
      <w:proofErr w:type="spellStart"/>
      <w:r>
        <w:t>pwd</w:t>
      </w:r>
      <w:proofErr w:type="spellEnd"/>
      <w:r>
        <w:t xml:space="preserve"> permet d’accéder le dump, ceci est disponible dans le fichier </w:t>
      </w:r>
      <w:proofErr w:type="spellStart"/>
      <w:r>
        <w:t>keypass</w:t>
      </w:r>
      <w:proofErr w:type="spellEnd"/>
      <w:r w:rsidR="005C4E8D">
        <w:t xml:space="preserve"> de l’environnement.</w:t>
      </w:r>
    </w:p>
    <w:p w14:paraId="2BAB92AC" w14:textId="3FD1C27C" w:rsidR="00B00D6B" w:rsidRDefault="00B00D6B" w:rsidP="00B00D6B">
      <w:pPr>
        <w:pStyle w:val="Titre3"/>
      </w:pPr>
      <w:bookmarkStart w:id="362" w:name="_Toc165383233"/>
      <w:r>
        <w:t>Principes du script</w:t>
      </w:r>
      <w:bookmarkEnd w:id="361"/>
      <w:bookmarkEnd w:id="362"/>
    </w:p>
    <w:p w14:paraId="14571FC0" w14:textId="73BD271B" w:rsidR="00316BC4" w:rsidRDefault="00316BC4" w:rsidP="00316BC4">
      <w:pPr>
        <w:spacing w:before="100" w:beforeAutospacing="1" w:after="100" w:afterAutospacing="1"/>
        <w:rPr>
          <w:rFonts w:eastAsia="Times New Roman"/>
        </w:rPr>
      </w:pPr>
      <w:r>
        <w:rPr>
          <w:rFonts w:eastAsia="Times New Roman"/>
        </w:rPr>
        <w:t>Pour un environnement donné, autant de dumps (PostgreSQL) que de modules à exporter sont fournis aux établissements. Chacun contient un export du schéma des données applicatives.</w:t>
      </w:r>
    </w:p>
    <w:p w14:paraId="6D69BDB9" w14:textId="3AE38BB6" w:rsidR="00316BC4" w:rsidRDefault="00316BC4" w:rsidP="00316BC4">
      <w:pPr>
        <w:spacing w:before="100" w:beforeAutospacing="1" w:after="100" w:afterAutospacing="1"/>
        <w:rPr>
          <w:rFonts w:eastAsia="Times New Roman"/>
        </w:rPr>
      </w:pPr>
      <w:r>
        <w:rPr>
          <w:rFonts w:eastAsia="Times New Roman"/>
        </w:rPr>
        <w:t>Le mode opératoire fourni permet d'importer tous les schémas dans une seule et même base de données. Toutes les données sont ainsi accessibles pour un utilisateur connecté avec les droits nécessaires et suffisants. Il suffit de préfixer dans les requêtes chaque table avec le nom du schéma auquel elle appartient</w:t>
      </w:r>
      <w:r w:rsidR="00B00D6B">
        <w:rPr>
          <w:rFonts w:eastAsia="Times New Roman"/>
        </w:rPr>
        <w:t xml:space="preserve">, comme par </w:t>
      </w:r>
      <w:r>
        <w:rPr>
          <w:rFonts w:eastAsia="Times New Roman"/>
        </w:rPr>
        <w:t xml:space="preserve">exemple : </w:t>
      </w:r>
      <w:r w:rsidRPr="00B00D6B">
        <w:rPr>
          <w:rStyle w:val="Accentuationlgre"/>
        </w:rPr>
        <w:t xml:space="preserve">select * </w:t>
      </w:r>
      <w:proofErr w:type="spellStart"/>
      <w:r w:rsidRPr="00B00D6B">
        <w:rPr>
          <w:rStyle w:val="Accentuationlgre"/>
        </w:rPr>
        <w:t>from</w:t>
      </w:r>
      <w:proofErr w:type="spellEnd"/>
      <w:r w:rsidRPr="00B00D6B">
        <w:rPr>
          <w:rStyle w:val="Accentuationlgre"/>
        </w:rPr>
        <w:t xml:space="preserve"> </w:t>
      </w:r>
      <w:proofErr w:type="spellStart"/>
      <w:r w:rsidRPr="00B00D6B">
        <w:rPr>
          <w:rStyle w:val="Accentuationlgre"/>
        </w:rPr>
        <w:t>schema_</w:t>
      </w:r>
      <w:proofErr w:type="gramStart"/>
      <w:r w:rsidRPr="00B00D6B">
        <w:rPr>
          <w:rStyle w:val="Accentuationlgre"/>
        </w:rPr>
        <w:t>gestion.apprenant</w:t>
      </w:r>
      <w:proofErr w:type="spellEnd"/>
      <w:proofErr w:type="gramEnd"/>
      <w:r>
        <w:rPr>
          <w:rFonts w:eastAsia="Times New Roman"/>
        </w:rPr>
        <w:t>;</w:t>
      </w:r>
    </w:p>
    <w:p w14:paraId="0CA04C29" w14:textId="6E32E2B0" w:rsidR="00316BC4" w:rsidRDefault="00B00D6B" w:rsidP="00316BC4">
      <w:pPr>
        <w:spacing w:before="100" w:beforeAutospacing="1" w:after="100" w:afterAutospacing="1"/>
        <w:rPr>
          <w:rFonts w:eastAsia="Times New Roman"/>
        </w:rPr>
      </w:pPr>
      <w:r>
        <w:rPr>
          <w:rFonts w:eastAsia="Times New Roman"/>
        </w:rPr>
        <w:lastRenderedPageBreak/>
        <w:t>P</w:t>
      </w:r>
      <w:r w:rsidR="00316BC4">
        <w:rPr>
          <w:rFonts w:eastAsia="Times New Roman"/>
        </w:rPr>
        <w:t xml:space="preserve">rérequis : </w:t>
      </w:r>
    </w:p>
    <w:p w14:paraId="7C966E5F" w14:textId="7C11EFCE"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Avoir</w:t>
      </w:r>
      <w:r w:rsidR="00316BC4">
        <w:rPr>
          <w:rFonts w:eastAsia="Times New Roman"/>
        </w:rPr>
        <w:t xml:space="preserve"> initialisé sur un serveur établissement dédié un cluster PostgreSQL 15 avec à l'intérieur une base de donnée</w:t>
      </w:r>
      <w:r>
        <w:rPr>
          <w:rFonts w:eastAsia="Times New Roman"/>
        </w:rPr>
        <w:t>s</w:t>
      </w:r>
      <w:r w:rsidR="00316BC4">
        <w:rPr>
          <w:rFonts w:eastAsia="Times New Roman"/>
        </w:rPr>
        <w:t xml:space="preserve"> vierge (futur réceptacle de tous les schémas répliqués)</w:t>
      </w:r>
    </w:p>
    <w:p w14:paraId="32153C88" w14:textId="104ADFF4"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Avoir</w:t>
      </w:r>
      <w:r w:rsidR="00316BC4">
        <w:rPr>
          <w:rFonts w:eastAsia="Times New Roman"/>
        </w:rPr>
        <w:t xml:space="preserve"> installé le paquet des outils clients </w:t>
      </w:r>
      <w:proofErr w:type="spellStart"/>
      <w:r w:rsidR="00316BC4">
        <w:rPr>
          <w:rFonts w:eastAsia="Times New Roman"/>
        </w:rPr>
        <w:t>postgresql</w:t>
      </w:r>
      <w:proofErr w:type="spellEnd"/>
    </w:p>
    <w:p w14:paraId="73BFF75C" w14:textId="3F781031"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Il</w:t>
      </w:r>
      <w:r w:rsidR="00316BC4">
        <w:rPr>
          <w:rFonts w:eastAsia="Times New Roman"/>
        </w:rPr>
        <w:t xml:space="preserve"> est possible selon les affinités établissement d'utiliser la conteneurisation</w:t>
      </w:r>
    </w:p>
    <w:p w14:paraId="268168FA" w14:textId="028DA9F0" w:rsidR="00316BC4" w:rsidRDefault="00B00D6B" w:rsidP="00316BC4">
      <w:pPr>
        <w:spacing w:before="100" w:beforeAutospacing="1" w:after="100" w:afterAutospacing="1"/>
        <w:rPr>
          <w:rFonts w:eastAsia="Times New Roman"/>
        </w:rPr>
      </w:pPr>
      <w:r>
        <w:rPr>
          <w:rFonts w:eastAsia="Times New Roman"/>
        </w:rPr>
        <w:t>P</w:t>
      </w:r>
      <w:r w:rsidR="00316BC4">
        <w:rPr>
          <w:rFonts w:eastAsia="Times New Roman"/>
        </w:rPr>
        <w:t xml:space="preserve">rotocole d'import </w:t>
      </w:r>
    </w:p>
    <w:p w14:paraId="4DA50FAB" w14:textId="7BA8376B" w:rsidR="00316BC4" w:rsidRDefault="00B00D6B"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Si</w:t>
      </w:r>
      <w:r w:rsidR="00316BC4">
        <w:rPr>
          <w:rFonts w:eastAsia="Times New Roman"/>
        </w:rPr>
        <w:t xml:space="preserve"> un import a déjà </w:t>
      </w:r>
      <w:r>
        <w:rPr>
          <w:rFonts w:eastAsia="Times New Roman"/>
        </w:rPr>
        <w:t>été</w:t>
      </w:r>
      <w:r w:rsidR="00316BC4">
        <w:rPr>
          <w:rFonts w:eastAsia="Times New Roman"/>
        </w:rPr>
        <w:t xml:space="preserve"> effectué et que la base n'a pas été purgée, nettoyée ou </w:t>
      </w:r>
      <w:r>
        <w:rPr>
          <w:rFonts w:eastAsia="Times New Roman"/>
        </w:rPr>
        <w:t>recréée</w:t>
      </w:r>
      <w:r w:rsidR="00316BC4">
        <w:rPr>
          <w:rFonts w:eastAsia="Times New Roman"/>
        </w:rPr>
        <w:t xml:space="preserve">, supprimer les </w:t>
      </w:r>
      <w:r>
        <w:rPr>
          <w:rFonts w:eastAsia="Times New Roman"/>
        </w:rPr>
        <w:t>schémas</w:t>
      </w:r>
      <w:r w:rsidR="00316BC4">
        <w:rPr>
          <w:rFonts w:eastAsia="Times New Roman"/>
        </w:rPr>
        <w:t xml:space="preserve"> existants </w:t>
      </w:r>
    </w:p>
    <w:p w14:paraId="5056EC96" w14:textId="43FA2FDE" w:rsidR="00316BC4"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Accentuation"/>
          <w:rFonts w:eastAsia="Times New Roman"/>
          <w:color w:val="0000FF"/>
        </w:rPr>
        <w:t xml:space="preserve"> </w:t>
      </w:r>
      <w:r w:rsidR="00316BC4">
        <w:rPr>
          <w:rStyle w:val="lev"/>
          <w:rFonts w:eastAsia="Times New Roman"/>
          <w:color w:val="0000FF"/>
        </w:rPr>
        <w:t xml:space="preserve">-c 'DROP SCHEMA IF EXISTS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1&gt;,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2&gt;, ...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SCHEMA IF EXISTS </w:t>
      </w:r>
      <w:proofErr w:type="spellStart"/>
      <w:r w:rsidR="00316BC4" w:rsidRPr="00B00D6B">
        <w:rPr>
          <w:rStyle w:val="Accentuationlgre"/>
        </w:rPr>
        <w:t>schema_chc</w:t>
      </w:r>
      <w:proofErr w:type="spellEnd"/>
      <w:r w:rsidR="00316BC4" w:rsidRPr="00B00D6B">
        <w:rPr>
          <w:rStyle w:val="Accentuationlgre"/>
        </w:rPr>
        <w:t xml:space="preserve">, </w:t>
      </w:r>
      <w:proofErr w:type="spellStart"/>
      <w:r w:rsidR="00316BC4" w:rsidRPr="00B00D6B">
        <w:rPr>
          <w:rStyle w:val="Accentuationlgre"/>
        </w:rPr>
        <w:t>schema_coc</w:t>
      </w:r>
      <w:proofErr w:type="spellEnd"/>
      <w:r w:rsidR="00316BC4" w:rsidRPr="00B00D6B">
        <w:rPr>
          <w:rStyle w:val="Accentuationlgre"/>
        </w:rPr>
        <w:t xml:space="preserve">, </w:t>
      </w:r>
      <w:proofErr w:type="spellStart"/>
      <w:r w:rsidR="00316BC4" w:rsidRPr="00B00D6B">
        <w:rPr>
          <w:rStyle w:val="Accentuationlgre"/>
        </w:rPr>
        <w:t>schema_gestion</w:t>
      </w:r>
      <w:proofErr w:type="spellEnd"/>
      <w:r w:rsidR="00316BC4" w:rsidRPr="00B00D6B">
        <w:rPr>
          <w:rStyle w:val="Accentuationlgre"/>
        </w:rPr>
        <w:t xml:space="preserve">, </w:t>
      </w:r>
      <w:proofErr w:type="spellStart"/>
      <w:r w:rsidR="00316BC4" w:rsidRPr="00B00D6B">
        <w:rPr>
          <w:rStyle w:val="Accentuationlgre"/>
        </w:rPr>
        <w:t>schema_mof</w:t>
      </w:r>
      <w:proofErr w:type="spellEnd"/>
      <w:r w:rsidR="00316BC4" w:rsidRPr="00B00D6B">
        <w:rPr>
          <w:rStyle w:val="Accentuationlgre"/>
        </w:rPr>
        <w:t xml:space="preserve">, </w:t>
      </w:r>
      <w:proofErr w:type="spellStart"/>
      <w:r w:rsidR="00316BC4" w:rsidRPr="00B00D6B">
        <w:rPr>
          <w:rStyle w:val="Accentuationlgre"/>
        </w:rPr>
        <w:t>schema_ref</w:t>
      </w:r>
      <w:proofErr w:type="spellEnd"/>
      <w:r w:rsidR="00316BC4" w:rsidRPr="00B00D6B">
        <w:rPr>
          <w:rStyle w:val="Accentuationlgre"/>
        </w:rPr>
        <w:t xml:space="preserve"> CASCADE;'</w:t>
      </w:r>
    </w:p>
    <w:p w14:paraId="31BF0BB0" w14:textId="651D672D" w:rsidR="00316BC4" w:rsidRPr="005946EA"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lang w:val="en-GB"/>
        </w:rPr>
      </w:pPr>
      <w:r>
        <w:rPr>
          <w:rFonts w:eastAsia="Times New Roman"/>
          <w:color w:val="003366"/>
        </w:rPr>
        <w:t>Alternative</w:t>
      </w:r>
      <w:r w:rsidR="00316BC4">
        <w:rPr>
          <w:rFonts w:eastAsia="Times New Roman"/>
          <w:color w:val="003366"/>
        </w:rPr>
        <w:t xml:space="preserve"> 2, en environnement </w:t>
      </w:r>
      <w:proofErr w:type="gramStart"/>
      <w:r w:rsidR="00316BC4">
        <w:rPr>
          <w:rFonts w:eastAsia="Times New Roman"/>
          <w:color w:val="003366"/>
        </w:rPr>
        <w:t>conteneurisé:</w:t>
      </w:r>
      <w:proofErr w:type="gramEnd"/>
      <w:r w:rsidR="00316BC4">
        <w:rPr>
          <w:rFonts w:eastAsia="Times New Roman"/>
          <w:b/>
          <w:bCs/>
          <w:color w:val="0000FF"/>
        </w:rPr>
        <w:br/>
      </w:r>
      <w:r w:rsidR="00316BC4">
        <w:rPr>
          <w:rStyle w:val="lev"/>
          <w:rFonts w:eastAsia="Times New Roman"/>
          <w:color w:val="0000FF"/>
        </w:rPr>
        <w:t xml:space="preserve">docker </w:t>
      </w:r>
      <w:proofErr w:type="spellStart"/>
      <w:r w:rsidR="00316BC4">
        <w:rPr>
          <w:rStyle w:val="lev"/>
          <w:rFonts w:eastAsia="Times New Roman"/>
          <w:color w:val="0000FF"/>
        </w:rPr>
        <w:t>exec</w:t>
      </w:r>
      <w:proofErr w:type="spellEnd"/>
      <w:r w:rsidR="00316BC4">
        <w:rPr>
          <w:rStyle w:val="lev"/>
          <w:rFonts w:eastAsia="Times New Roman"/>
          <w:color w:val="0000FF"/>
        </w:rPr>
        <w:t xml:space="preserve"> -i </w:t>
      </w:r>
      <w:r w:rsidR="00316BC4">
        <w:rPr>
          <w:rStyle w:val="Accentuation"/>
          <w:rFonts w:eastAsia="Times New Roman"/>
          <w:b/>
          <w:bCs/>
          <w:color w:val="0000FF"/>
        </w:rPr>
        <w:t>&lt;</w:t>
      </w:r>
      <w:proofErr w:type="spellStart"/>
      <w:r w:rsidR="00316BC4">
        <w:rPr>
          <w:rStyle w:val="Accentuation"/>
          <w:rFonts w:eastAsia="Times New Roman"/>
          <w:b/>
          <w:bCs/>
          <w:color w:val="0000FF"/>
        </w:rPr>
        <w:t>nom_conteneur</w:t>
      </w:r>
      <w:proofErr w:type="spellEnd"/>
      <w:r w:rsidR="00316BC4">
        <w:rPr>
          <w:rStyle w:val="Accentuation"/>
          <w:rFonts w:eastAsia="Times New Roman"/>
          <w:b/>
          <w:bCs/>
          <w:color w:val="0000FF"/>
        </w:rPr>
        <w:t>&gt;</w:t>
      </w:r>
      <w:r w:rsidR="00316BC4">
        <w:rPr>
          <w:rStyle w:val="lev"/>
          <w:rFonts w:eastAsia="Times New Roman"/>
          <w:color w:val="0000FF"/>
        </w:rPr>
        <w:t xml:space="preserve"> </w:t>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 xml:space="preserve">&gt; </w:t>
      </w:r>
      <w:r w:rsidR="00316BC4">
        <w:rPr>
          <w:rStyle w:val="lev"/>
          <w:rFonts w:eastAsia="Times New Roman"/>
          <w:color w:val="0000FF"/>
        </w:rPr>
        <w:t xml:space="preserve">-c 'DROP SCHEMA IF EXISTS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1&gt;,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2&gt;, ... </w:t>
      </w:r>
      <w:r w:rsidR="00316BC4" w:rsidRPr="005946EA">
        <w:rPr>
          <w:rStyle w:val="lev"/>
          <w:rFonts w:eastAsia="Times New Roman"/>
          <w:color w:val="0000FF"/>
          <w:lang w:val="en-GB"/>
        </w:rPr>
        <w:t>CASCADE;'</w:t>
      </w:r>
      <w:r w:rsidR="00316BC4" w:rsidRPr="005946EA">
        <w:rPr>
          <w:rFonts w:eastAsia="Times New Roman"/>
          <w:lang w:val="en-GB"/>
        </w:rPr>
        <w:br/>
      </w:r>
      <w:proofErr w:type="spellStart"/>
      <w:r w:rsidR="00316BC4" w:rsidRPr="005946EA">
        <w:rPr>
          <w:rFonts w:eastAsia="Times New Roman"/>
          <w:lang w:val="en-GB"/>
        </w:rPr>
        <w:t>exemple</w:t>
      </w:r>
      <w:proofErr w:type="spellEnd"/>
      <w:r w:rsidR="00316BC4" w:rsidRPr="005946EA">
        <w:rPr>
          <w:rFonts w:eastAsia="Times New Roman"/>
          <w:lang w:val="en-GB"/>
        </w:rPr>
        <w:t xml:space="preserve"> : </w:t>
      </w:r>
      <w:r w:rsidR="00316BC4" w:rsidRPr="00B00D6B">
        <w:rPr>
          <w:rStyle w:val="Accentuationlgre"/>
          <w:lang w:val="en-GB"/>
        </w:rPr>
        <w:t>docker exec -</w:t>
      </w:r>
      <w:proofErr w:type="spellStart"/>
      <w:r w:rsidR="00316BC4" w:rsidRPr="00B00D6B">
        <w:rPr>
          <w:rStyle w:val="Accentuationlgre"/>
          <w:lang w:val="en-GB"/>
        </w:rPr>
        <w:t>i</w:t>
      </w:r>
      <w:proofErr w:type="spellEnd"/>
      <w:r w:rsidR="00316BC4" w:rsidRPr="00B00D6B">
        <w:rPr>
          <w:rStyle w:val="Accentuationlgre"/>
          <w:lang w:val="en-GB"/>
        </w:rPr>
        <w:t xml:space="preserve"> dre-db-1 </w:t>
      </w:r>
      <w:proofErr w:type="spellStart"/>
      <w:r w:rsidR="00316BC4" w:rsidRPr="00B00D6B">
        <w:rPr>
          <w:rStyle w:val="Accentuationlgre"/>
          <w:lang w:val="en-GB"/>
        </w:rPr>
        <w:t>psql</w:t>
      </w:r>
      <w:proofErr w:type="spellEnd"/>
      <w:r w:rsidR="00316BC4" w:rsidRPr="00B00D6B">
        <w:rPr>
          <w:rStyle w:val="Accentuationlgre"/>
          <w:lang w:val="en-GB"/>
        </w:rPr>
        <w:t xml:space="preserve"> -d </w:t>
      </w:r>
      <w:proofErr w:type="spellStart"/>
      <w:r w:rsidR="00316BC4" w:rsidRPr="00B00D6B">
        <w:rPr>
          <w:rStyle w:val="Accentuationlgre"/>
          <w:lang w:val="en-GB"/>
        </w:rPr>
        <w:t>dre</w:t>
      </w:r>
      <w:proofErr w:type="spellEnd"/>
      <w:r w:rsidR="00316BC4" w:rsidRPr="00B00D6B">
        <w:rPr>
          <w:rStyle w:val="Accentuationlgre"/>
          <w:lang w:val="en-GB"/>
        </w:rPr>
        <w:t xml:space="preserve"> -U </w:t>
      </w:r>
      <w:proofErr w:type="spellStart"/>
      <w:r w:rsidR="00316BC4" w:rsidRPr="00B00D6B">
        <w:rPr>
          <w:rStyle w:val="Accentuationlgre"/>
          <w:lang w:val="en-GB"/>
        </w:rPr>
        <w:t>postgres</w:t>
      </w:r>
      <w:proofErr w:type="spellEnd"/>
      <w:r w:rsidR="00316BC4" w:rsidRPr="00B00D6B">
        <w:rPr>
          <w:rStyle w:val="Accentuationlgre"/>
          <w:lang w:val="en-GB"/>
        </w:rPr>
        <w:t xml:space="preserve"> -c 'DROP SCHEMA IF EXISTS </w:t>
      </w:r>
      <w:proofErr w:type="spellStart"/>
      <w:r w:rsidR="00316BC4" w:rsidRPr="00B00D6B">
        <w:rPr>
          <w:rStyle w:val="Accentuationlgre"/>
          <w:lang w:val="en-GB"/>
        </w:rPr>
        <w:t>schema_chc</w:t>
      </w:r>
      <w:proofErr w:type="spellEnd"/>
      <w:r w:rsidR="00316BC4" w:rsidRPr="00B00D6B">
        <w:rPr>
          <w:rStyle w:val="Accentuationlgre"/>
          <w:lang w:val="en-GB"/>
        </w:rPr>
        <w:t xml:space="preserve">, </w:t>
      </w:r>
      <w:proofErr w:type="spellStart"/>
      <w:r w:rsidR="00316BC4" w:rsidRPr="00B00D6B">
        <w:rPr>
          <w:rStyle w:val="Accentuationlgre"/>
          <w:lang w:val="en-GB"/>
        </w:rPr>
        <w:t>schema_coc</w:t>
      </w:r>
      <w:proofErr w:type="spellEnd"/>
      <w:r w:rsidR="00316BC4" w:rsidRPr="00B00D6B">
        <w:rPr>
          <w:rStyle w:val="Accentuationlgre"/>
          <w:lang w:val="en-GB"/>
        </w:rPr>
        <w:t xml:space="preserve">, </w:t>
      </w:r>
      <w:proofErr w:type="spellStart"/>
      <w:r w:rsidR="00316BC4" w:rsidRPr="00B00D6B">
        <w:rPr>
          <w:rStyle w:val="Accentuationlgre"/>
          <w:lang w:val="en-GB"/>
        </w:rPr>
        <w:t>schema_gestion</w:t>
      </w:r>
      <w:proofErr w:type="spellEnd"/>
      <w:r w:rsidR="00316BC4" w:rsidRPr="00B00D6B">
        <w:rPr>
          <w:rStyle w:val="Accentuationlgre"/>
          <w:lang w:val="en-GB"/>
        </w:rPr>
        <w:t xml:space="preserve">, </w:t>
      </w:r>
      <w:proofErr w:type="spellStart"/>
      <w:r w:rsidR="00316BC4" w:rsidRPr="00B00D6B">
        <w:rPr>
          <w:rStyle w:val="Accentuationlgre"/>
          <w:lang w:val="en-GB"/>
        </w:rPr>
        <w:t>schema_mof</w:t>
      </w:r>
      <w:proofErr w:type="spellEnd"/>
      <w:r w:rsidR="00316BC4" w:rsidRPr="00B00D6B">
        <w:rPr>
          <w:rStyle w:val="Accentuationlgre"/>
          <w:lang w:val="en-GB"/>
        </w:rPr>
        <w:t xml:space="preserve">, </w:t>
      </w:r>
      <w:proofErr w:type="spellStart"/>
      <w:r w:rsidR="00316BC4" w:rsidRPr="00B00D6B">
        <w:rPr>
          <w:rStyle w:val="Accentuationlgre"/>
          <w:lang w:val="en-GB"/>
        </w:rPr>
        <w:t>schema_ref</w:t>
      </w:r>
      <w:proofErr w:type="spellEnd"/>
      <w:r w:rsidR="00316BC4" w:rsidRPr="00B00D6B">
        <w:rPr>
          <w:rStyle w:val="Accentuationlgre"/>
          <w:lang w:val="en-GB"/>
        </w:rPr>
        <w:t xml:space="preserve"> CASCADE;'</w:t>
      </w:r>
    </w:p>
    <w:p w14:paraId="09302693" w14:textId="414BE5B3" w:rsidR="00316BC4" w:rsidRDefault="00316BC4"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 xml:space="preserve">Pour chacun </w:t>
      </w:r>
      <w:r w:rsidR="00B00D6B">
        <w:rPr>
          <w:rFonts w:eastAsia="Times New Roman"/>
        </w:rPr>
        <w:t>des dumps</w:t>
      </w:r>
      <w:r>
        <w:rPr>
          <w:rFonts w:eastAsia="Times New Roman"/>
        </w:rPr>
        <w:t xml:space="preserve"> que l'on souhaite importer </w:t>
      </w:r>
    </w:p>
    <w:p w14:paraId="17447B65" w14:textId="04CA13AF"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Supprimer</w:t>
      </w:r>
      <w:r w:rsidR="00316BC4">
        <w:rPr>
          <w:rFonts w:eastAsia="Times New Roman"/>
        </w:rPr>
        <w:t xml:space="preserve"> au préalable dans la base cible de l'import les extensions si elles existent (&lt;=&gt; si elles ont été importées lors d'un import précédent). Cela est nécessaire pour éviter les problèmes de cohabitation : 1 extension donnée ne peut être installée qu'une seule fois sur une base de données)</w:t>
      </w:r>
    </w:p>
    <w:p w14:paraId="393E88B1" w14:textId="69FFADC5"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proofErr w:type="gramStart"/>
      <w:r w:rsidR="00316BC4">
        <w:rPr>
          <w:rFonts w:eastAsia="Times New Roman"/>
          <w:color w:val="003366"/>
        </w:rPr>
        <w:t>conteneurisé:</w:t>
      </w:r>
      <w:proofErr w:type="gramEnd"/>
      <w:r w:rsidR="00316BC4">
        <w:rPr>
          <w:rFonts w:eastAsia="Times New Roman"/>
          <w:b/>
          <w:bCs/>
          <w:color w:val="0000FF"/>
        </w:rPr>
        <w:br/>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Fonts w:eastAsia="Times New Roman"/>
          <w:color w:val="0000FF"/>
        </w:rPr>
        <w:t xml:space="preserve"> </w:t>
      </w:r>
      <w:r w:rsidR="00316BC4">
        <w:rPr>
          <w:rStyle w:val="lev"/>
          <w:rFonts w:eastAsia="Times New Roman"/>
          <w:color w:val="0000FF"/>
        </w:rPr>
        <w:t xml:space="preserve">-c 'DROP EXTENSION IF EXISTS </w:t>
      </w:r>
      <w:proofErr w:type="spellStart"/>
      <w:r w:rsidR="00316BC4">
        <w:rPr>
          <w:rStyle w:val="lev"/>
          <w:rFonts w:eastAsia="Times New Roman"/>
          <w:color w:val="0000FF"/>
        </w:rPr>
        <w:t>unaccent</w:t>
      </w:r>
      <w:proofErr w:type="spellEnd"/>
      <w:r w:rsidR="00316BC4">
        <w:rPr>
          <w:rStyle w:val="lev"/>
          <w:rFonts w:eastAsia="Times New Roman"/>
          <w:color w:val="0000FF"/>
        </w:rPr>
        <w:t xml:space="preserve">, </w:t>
      </w:r>
      <w:proofErr w:type="spellStart"/>
      <w:r w:rsidR="00316BC4">
        <w:rPr>
          <w:rStyle w:val="lev"/>
          <w:rFonts w:eastAsia="Times New Roman"/>
          <w:color w:val="0000FF"/>
        </w:rPr>
        <w:t>pg_trgm</w:t>
      </w:r>
      <w:proofErr w:type="spellEnd"/>
      <w:r w:rsidR="00316BC4">
        <w:rPr>
          <w:rStyle w:val="lev"/>
          <w:rFonts w:eastAsia="Times New Roman"/>
          <w:color w:val="0000FF"/>
        </w:rPr>
        <w:t xml:space="preserve"> CASCADE;'</w:t>
      </w:r>
      <w:r w:rsidR="00316BC4">
        <w:rPr>
          <w:rFonts w:eastAsia="Times New Roman"/>
        </w:rPr>
        <w:br/>
        <w:t xml:space="preserve">exemple :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EXTENSION IF EXISTS </w:t>
      </w:r>
      <w:proofErr w:type="spellStart"/>
      <w:r w:rsidR="00316BC4" w:rsidRPr="00B00D6B">
        <w:rPr>
          <w:rStyle w:val="Accentuationlgre"/>
        </w:rPr>
        <w:t>unaccent</w:t>
      </w:r>
      <w:proofErr w:type="spellEnd"/>
      <w:r w:rsidR="00316BC4" w:rsidRPr="00B00D6B">
        <w:rPr>
          <w:rStyle w:val="Accentuationlgre"/>
        </w:rPr>
        <w:t xml:space="preserve">, </w:t>
      </w:r>
      <w:proofErr w:type="spellStart"/>
      <w:r w:rsidR="00316BC4" w:rsidRPr="00B00D6B">
        <w:rPr>
          <w:rStyle w:val="Accentuationlgre"/>
        </w:rPr>
        <w:t>pg_trgm</w:t>
      </w:r>
      <w:proofErr w:type="spellEnd"/>
      <w:r w:rsidR="00316BC4" w:rsidRPr="00B00D6B">
        <w:rPr>
          <w:rStyle w:val="Accentuationlgre"/>
        </w:rPr>
        <w:t xml:space="preserve"> CASCADE;'</w:t>
      </w:r>
    </w:p>
    <w:p w14:paraId="2F0EAE37" w14:textId="7D7D9558"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2, en environnement </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docker </w:t>
      </w:r>
      <w:proofErr w:type="spellStart"/>
      <w:r w:rsidR="00316BC4">
        <w:rPr>
          <w:rStyle w:val="lev"/>
          <w:rFonts w:eastAsia="Times New Roman"/>
          <w:color w:val="0000FF"/>
        </w:rPr>
        <w:t>exec</w:t>
      </w:r>
      <w:proofErr w:type="spellEnd"/>
      <w:r w:rsidR="00316BC4">
        <w:rPr>
          <w:rStyle w:val="lev"/>
          <w:rFonts w:eastAsia="Times New Roman"/>
          <w:color w:val="0000FF"/>
        </w:rPr>
        <w:t xml:space="preserve"> -i </w:t>
      </w:r>
      <w:r w:rsidR="00316BC4">
        <w:rPr>
          <w:rStyle w:val="Accentuation"/>
          <w:rFonts w:eastAsia="Times New Roman"/>
          <w:b/>
          <w:bCs/>
          <w:color w:val="0000FF"/>
        </w:rPr>
        <w:t>&lt;</w:t>
      </w:r>
      <w:proofErr w:type="spellStart"/>
      <w:r w:rsidR="00316BC4">
        <w:rPr>
          <w:rStyle w:val="Accentuation"/>
          <w:rFonts w:eastAsia="Times New Roman"/>
          <w:b/>
          <w:bCs/>
          <w:color w:val="0000FF"/>
        </w:rPr>
        <w:t>nom_conteneur</w:t>
      </w:r>
      <w:proofErr w:type="spellEnd"/>
      <w:r w:rsidR="00316BC4">
        <w:rPr>
          <w:rStyle w:val="Accentuation"/>
          <w:rFonts w:eastAsia="Times New Roman"/>
          <w:b/>
          <w:bCs/>
          <w:color w:val="0000FF"/>
        </w:rPr>
        <w:t>&gt;</w:t>
      </w:r>
      <w:r w:rsidR="00316BC4">
        <w:rPr>
          <w:rStyle w:val="lev"/>
          <w:rFonts w:eastAsia="Times New Roman"/>
          <w:color w:val="0000FF"/>
        </w:rPr>
        <w:t xml:space="preserve"> </w:t>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-c 'DROP EXTENSION IF EXISTS </w:t>
      </w:r>
      <w:proofErr w:type="spellStart"/>
      <w:r w:rsidR="00316BC4">
        <w:rPr>
          <w:rStyle w:val="lev"/>
          <w:rFonts w:eastAsia="Times New Roman"/>
          <w:color w:val="0000FF"/>
        </w:rPr>
        <w:t>unaccent</w:t>
      </w:r>
      <w:proofErr w:type="spellEnd"/>
      <w:r w:rsidR="00316BC4">
        <w:rPr>
          <w:rStyle w:val="lev"/>
          <w:rFonts w:eastAsia="Times New Roman"/>
          <w:color w:val="0000FF"/>
        </w:rPr>
        <w:t xml:space="preserve">, </w:t>
      </w:r>
      <w:proofErr w:type="spellStart"/>
      <w:r w:rsidR="00316BC4">
        <w:rPr>
          <w:rStyle w:val="lev"/>
          <w:rFonts w:eastAsia="Times New Roman"/>
          <w:color w:val="0000FF"/>
        </w:rPr>
        <w:t>pg_trgm</w:t>
      </w:r>
      <w:proofErr w:type="spellEnd"/>
      <w:r w:rsidR="00316BC4">
        <w:rPr>
          <w:rStyle w:val="lev"/>
          <w:rFonts w:eastAsia="Times New Roman"/>
          <w:color w:val="0000FF"/>
        </w:rPr>
        <w:t xml:space="preserve">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r w:rsidR="00316BC4" w:rsidRPr="00B00D6B">
        <w:rPr>
          <w:rStyle w:val="Accentuationlgre"/>
        </w:rPr>
        <w:t xml:space="preserve">docker </w:t>
      </w:r>
      <w:proofErr w:type="spellStart"/>
      <w:r w:rsidR="00316BC4" w:rsidRPr="00B00D6B">
        <w:rPr>
          <w:rStyle w:val="Accentuationlgre"/>
        </w:rPr>
        <w:t>exec</w:t>
      </w:r>
      <w:proofErr w:type="spellEnd"/>
      <w:r w:rsidR="00316BC4" w:rsidRPr="00B00D6B">
        <w:rPr>
          <w:rStyle w:val="Accentuationlgre"/>
        </w:rPr>
        <w:t xml:space="preserve"> -i dre-db-1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EXTENSION IF EXISTS </w:t>
      </w:r>
      <w:proofErr w:type="spellStart"/>
      <w:r w:rsidR="00316BC4" w:rsidRPr="00B00D6B">
        <w:rPr>
          <w:rStyle w:val="Accentuationlgre"/>
        </w:rPr>
        <w:t>unaccent</w:t>
      </w:r>
      <w:proofErr w:type="spellEnd"/>
      <w:r w:rsidR="00316BC4" w:rsidRPr="00B00D6B">
        <w:rPr>
          <w:rStyle w:val="Accentuationlgre"/>
        </w:rPr>
        <w:t xml:space="preserve">, </w:t>
      </w:r>
      <w:proofErr w:type="spellStart"/>
      <w:r w:rsidR="00316BC4" w:rsidRPr="00B00D6B">
        <w:rPr>
          <w:rStyle w:val="Accentuationlgre"/>
        </w:rPr>
        <w:t>pg_trgm</w:t>
      </w:r>
      <w:proofErr w:type="spellEnd"/>
      <w:r w:rsidR="00316BC4" w:rsidRPr="00B00D6B">
        <w:rPr>
          <w:rStyle w:val="Accentuationlgre"/>
        </w:rPr>
        <w:t xml:space="preserve"> CASCADE;'</w:t>
      </w:r>
    </w:p>
    <w:p w14:paraId="613E4B7F" w14:textId="785AE91B"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Importer</w:t>
      </w:r>
      <w:r w:rsidR="00316BC4">
        <w:rPr>
          <w:rFonts w:eastAsia="Times New Roman"/>
        </w:rPr>
        <w:t xml:space="preserve"> le dump </w:t>
      </w:r>
    </w:p>
    <w:p w14:paraId="2DE326F9" w14:textId="7B5D0010"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proofErr w:type="spellStart"/>
      <w:r w:rsidR="00316BC4">
        <w:rPr>
          <w:rStyle w:val="lev"/>
          <w:rFonts w:eastAsia="Times New Roman"/>
          <w:color w:val="0000FF"/>
        </w:rPr>
        <w:t>pg_restore</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--no-</w:t>
      </w:r>
      <w:proofErr w:type="spellStart"/>
      <w:r w:rsidR="00316BC4">
        <w:rPr>
          <w:rStyle w:val="lev"/>
          <w:rFonts w:eastAsia="Times New Roman"/>
          <w:color w:val="0000FF"/>
        </w:rPr>
        <w:t>owner</w:t>
      </w:r>
      <w:proofErr w:type="spellEnd"/>
      <w:r w:rsidR="00316BC4">
        <w:rPr>
          <w:rStyle w:val="lev"/>
          <w:rFonts w:eastAsia="Times New Roman"/>
          <w:color w:val="0000FF"/>
        </w:rPr>
        <w:t xml:space="preserve"> --no-</w:t>
      </w:r>
      <w:proofErr w:type="spellStart"/>
      <w:r w:rsidR="00316BC4">
        <w:rPr>
          <w:rStyle w:val="lev"/>
          <w:rFonts w:eastAsia="Times New Roman"/>
          <w:color w:val="0000FF"/>
        </w:rPr>
        <w:t>acl</w:t>
      </w:r>
      <w:proofErr w:type="spellEnd"/>
      <w:ins w:id="363" w:author="COUTIN Stéphane" w:date="2024-04-30T15:10:00Z">
        <w:r w:rsidR="00282205" w:rsidRPr="00282205">
          <w:rPr>
            <w:rStyle w:val="lev"/>
            <w:rFonts w:eastAsia="Times New Roman"/>
            <w:color w:val="0000FF"/>
          </w:rPr>
          <w:t xml:space="preserve"> --clean --if-</w:t>
        </w:r>
        <w:proofErr w:type="spellStart"/>
        <w:r w:rsidR="00282205" w:rsidRPr="00282205">
          <w:rPr>
            <w:rStyle w:val="lev"/>
            <w:rFonts w:eastAsia="Times New Roman"/>
            <w:color w:val="0000FF"/>
          </w:rPr>
          <w:t>exists</w:t>
        </w:r>
      </w:ins>
      <w:proofErr w:type="spellEnd"/>
      <w:r w:rsidR="00316BC4">
        <w:rPr>
          <w:rStyle w:val="lev"/>
          <w:rFonts w:eastAsia="Times New Roman"/>
          <w:color w:val="0000FF"/>
        </w:rPr>
        <w:t xml:space="preserve"> </w:t>
      </w:r>
      <w:r w:rsidR="00316BC4">
        <w:rPr>
          <w:rStyle w:val="Accentuation"/>
          <w:rFonts w:eastAsia="Times New Roman"/>
          <w:b/>
          <w:bCs/>
          <w:color w:val="0000FF"/>
        </w:rPr>
        <w:t>&lt;</w:t>
      </w:r>
      <w:proofErr w:type="spellStart"/>
      <w:r w:rsidR="00316BC4">
        <w:rPr>
          <w:rStyle w:val="Accentuation"/>
          <w:rFonts w:eastAsia="Times New Roman"/>
          <w:b/>
          <w:bCs/>
          <w:color w:val="0000FF"/>
        </w:rPr>
        <w:t>nom_dump</w:t>
      </w:r>
      <w:proofErr w:type="spellEnd"/>
      <w:r w:rsidR="00316BC4">
        <w:rPr>
          <w:rStyle w:val="Accentuation"/>
          <w:rFonts w:eastAsia="Times New Roman"/>
          <w:b/>
          <w:bCs/>
          <w:color w:val="0000FF"/>
        </w:rPr>
        <w:t>&gt;</w:t>
      </w:r>
      <w:r w:rsidR="00316BC4">
        <w:rPr>
          <w:rFonts w:eastAsia="Times New Roman"/>
        </w:rPr>
        <w:br/>
        <w:t xml:space="preserve">exemple : </w:t>
      </w:r>
      <w:proofErr w:type="spellStart"/>
      <w:r w:rsidR="00316BC4" w:rsidRPr="00B00D6B">
        <w:rPr>
          <w:rStyle w:val="Accentuationlgre"/>
        </w:rPr>
        <w:t>pg_restore</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--no-</w:t>
      </w:r>
      <w:proofErr w:type="spellStart"/>
      <w:r w:rsidR="00316BC4" w:rsidRPr="00B00D6B">
        <w:rPr>
          <w:rStyle w:val="Accentuationlgre"/>
        </w:rPr>
        <w:t>owner</w:t>
      </w:r>
      <w:proofErr w:type="spellEnd"/>
      <w:r w:rsidR="00316BC4" w:rsidRPr="00B00D6B">
        <w:rPr>
          <w:rStyle w:val="Accentuationlgre"/>
        </w:rPr>
        <w:t xml:space="preserve"> --no-</w:t>
      </w:r>
      <w:proofErr w:type="spellStart"/>
      <w:r w:rsidR="00316BC4" w:rsidRPr="00B00D6B">
        <w:rPr>
          <w:rStyle w:val="Accentuationlgre"/>
        </w:rPr>
        <w:t>acl</w:t>
      </w:r>
      <w:proofErr w:type="spellEnd"/>
      <w:ins w:id="364" w:author="COUTIN Stéphane" w:date="2024-04-30T15:11:00Z">
        <w:r w:rsidR="00282205" w:rsidRPr="00282205">
          <w:rPr>
            <w:rStyle w:val="Accentuationlgre"/>
          </w:rPr>
          <w:t xml:space="preserve"> --clean --if-</w:t>
        </w:r>
        <w:proofErr w:type="spellStart"/>
        <w:r w:rsidR="00282205" w:rsidRPr="00282205">
          <w:rPr>
            <w:rStyle w:val="Accentuationlgre"/>
          </w:rPr>
          <w:t>exists</w:t>
        </w:r>
      </w:ins>
      <w:proofErr w:type="spellEnd"/>
      <w:r w:rsidR="00316BC4" w:rsidRPr="00B00D6B">
        <w:rPr>
          <w:rStyle w:val="Accentuationlgre"/>
        </w:rPr>
        <w:t xml:space="preserve"> </w:t>
      </w:r>
      <w:proofErr w:type="spellStart"/>
      <w:r w:rsidR="00316BC4" w:rsidRPr="00B00D6B">
        <w:rPr>
          <w:rStyle w:val="Accentuationlgre"/>
        </w:rPr>
        <w:t>mof-db-postgres.bin</w:t>
      </w:r>
      <w:proofErr w:type="spellEnd"/>
    </w:p>
    <w:p w14:paraId="7E5ADE25" w14:textId="17775424" w:rsidR="00316BC4" w:rsidRPr="00282205"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lang w:val="en-GB"/>
          <w:rPrChange w:id="365" w:author="COUTIN Stéphane" w:date="2024-04-30T15:11:00Z">
            <w:rPr>
              <w:rFonts w:eastAsia="Times New Roman"/>
            </w:rPr>
          </w:rPrChange>
        </w:rPr>
      </w:pPr>
      <w:r w:rsidRPr="00282205">
        <w:rPr>
          <w:rFonts w:eastAsia="Times New Roman"/>
          <w:color w:val="003366"/>
          <w:lang w:val="en-GB"/>
          <w:rPrChange w:id="366" w:author="COUTIN Stéphane" w:date="2024-04-30T15:11:00Z">
            <w:rPr>
              <w:rFonts w:eastAsia="Times New Roman"/>
              <w:color w:val="003366"/>
            </w:rPr>
          </w:rPrChange>
        </w:rPr>
        <w:t>Alternative</w:t>
      </w:r>
      <w:r w:rsidR="00316BC4" w:rsidRPr="00282205">
        <w:rPr>
          <w:rFonts w:eastAsia="Times New Roman"/>
          <w:color w:val="003366"/>
          <w:lang w:val="en-GB"/>
          <w:rPrChange w:id="367" w:author="COUTIN Stéphane" w:date="2024-04-30T15:11:00Z">
            <w:rPr>
              <w:rFonts w:eastAsia="Times New Roman"/>
              <w:color w:val="003366"/>
            </w:rPr>
          </w:rPrChange>
        </w:rPr>
        <w:t xml:space="preserve"> 2, </w:t>
      </w:r>
      <w:proofErr w:type="spellStart"/>
      <w:r w:rsidR="00316BC4" w:rsidRPr="00282205">
        <w:rPr>
          <w:rFonts w:eastAsia="Times New Roman"/>
          <w:color w:val="003366"/>
          <w:lang w:val="en-GB"/>
          <w:rPrChange w:id="368" w:author="COUTIN Stéphane" w:date="2024-04-30T15:11:00Z">
            <w:rPr>
              <w:rFonts w:eastAsia="Times New Roman"/>
              <w:color w:val="003366"/>
            </w:rPr>
          </w:rPrChange>
        </w:rPr>
        <w:t>en</w:t>
      </w:r>
      <w:proofErr w:type="spellEnd"/>
      <w:r w:rsidR="00316BC4" w:rsidRPr="00282205">
        <w:rPr>
          <w:rFonts w:eastAsia="Times New Roman"/>
          <w:color w:val="003366"/>
          <w:lang w:val="en-GB"/>
          <w:rPrChange w:id="369" w:author="COUTIN Stéphane" w:date="2024-04-30T15:11:00Z">
            <w:rPr>
              <w:rFonts w:eastAsia="Times New Roman"/>
              <w:color w:val="003366"/>
            </w:rPr>
          </w:rPrChange>
        </w:rPr>
        <w:t xml:space="preserve"> </w:t>
      </w:r>
      <w:proofErr w:type="spellStart"/>
      <w:r w:rsidR="00316BC4" w:rsidRPr="00282205">
        <w:rPr>
          <w:rFonts w:eastAsia="Times New Roman"/>
          <w:color w:val="003366"/>
          <w:lang w:val="en-GB"/>
          <w:rPrChange w:id="370" w:author="COUTIN Stéphane" w:date="2024-04-30T15:11:00Z">
            <w:rPr>
              <w:rFonts w:eastAsia="Times New Roman"/>
              <w:color w:val="003366"/>
            </w:rPr>
          </w:rPrChange>
        </w:rPr>
        <w:t>environnement</w:t>
      </w:r>
      <w:proofErr w:type="spellEnd"/>
      <w:r w:rsidR="00316BC4" w:rsidRPr="00282205">
        <w:rPr>
          <w:rFonts w:eastAsia="Times New Roman"/>
          <w:color w:val="003366"/>
          <w:lang w:val="en-GB"/>
          <w:rPrChange w:id="371" w:author="COUTIN Stéphane" w:date="2024-04-30T15:11:00Z">
            <w:rPr>
              <w:rFonts w:eastAsia="Times New Roman"/>
              <w:color w:val="003366"/>
            </w:rPr>
          </w:rPrChange>
        </w:rPr>
        <w:t xml:space="preserve"> </w:t>
      </w:r>
      <w:proofErr w:type="spellStart"/>
      <w:proofErr w:type="gramStart"/>
      <w:r w:rsidRPr="00282205">
        <w:rPr>
          <w:rFonts w:eastAsia="Times New Roman"/>
          <w:color w:val="003366"/>
          <w:lang w:val="en-GB"/>
          <w:rPrChange w:id="372" w:author="COUTIN Stéphane" w:date="2024-04-30T15:11:00Z">
            <w:rPr>
              <w:rFonts w:eastAsia="Times New Roman"/>
              <w:color w:val="003366"/>
            </w:rPr>
          </w:rPrChange>
        </w:rPr>
        <w:t>conteneurisé</w:t>
      </w:r>
      <w:proofErr w:type="spellEnd"/>
      <w:r w:rsidRPr="00282205">
        <w:rPr>
          <w:rFonts w:eastAsia="Times New Roman"/>
          <w:color w:val="003366"/>
          <w:lang w:val="en-GB"/>
          <w:rPrChange w:id="373" w:author="COUTIN Stéphane" w:date="2024-04-30T15:11:00Z">
            <w:rPr>
              <w:rFonts w:eastAsia="Times New Roman"/>
              <w:color w:val="003366"/>
            </w:rPr>
          </w:rPrChange>
        </w:rPr>
        <w:t xml:space="preserve"> :</w:t>
      </w:r>
      <w:proofErr w:type="gramEnd"/>
      <w:r w:rsidR="00316BC4" w:rsidRPr="00282205">
        <w:rPr>
          <w:rFonts w:eastAsia="Times New Roman"/>
          <w:b/>
          <w:bCs/>
          <w:color w:val="0000FF"/>
          <w:lang w:val="en-GB"/>
          <w:rPrChange w:id="374" w:author="COUTIN Stéphane" w:date="2024-04-30T15:11:00Z">
            <w:rPr>
              <w:rFonts w:eastAsia="Times New Roman"/>
              <w:b/>
              <w:bCs/>
              <w:color w:val="0000FF"/>
            </w:rPr>
          </w:rPrChange>
        </w:rPr>
        <w:br/>
      </w:r>
      <w:r w:rsidR="00316BC4" w:rsidRPr="00282205">
        <w:rPr>
          <w:rStyle w:val="lev"/>
          <w:rFonts w:eastAsia="Times New Roman"/>
          <w:color w:val="0000FF"/>
          <w:lang w:val="en-GB"/>
          <w:rPrChange w:id="375" w:author="COUTIN Stéphane" w:date="2024-04-30T15:11:00Z">
            <w:rPr>
              <w:rStyle w:val="lev"/>
              <w:rFonts w:eastAsia="Times New Roman"/>
              <w:color w:val="0000FF"/>
            </w:rPr>
          </w:rPrChange>
        </w:rPr>
        <w:t>docker exec -</w:t>
      </w:r>
      <w:proofErr w:type="spellStart"/>
      <w:r w:rsidR="00316BC4" w:rsidRPr="00282205">
        <w:rPr>
          <w:rStyle w:val="lev"/>
          <w:rFonts w:eastAsia="Times New Roman"/>
          <w:color w:val="0000FF"/>
          <w:lang w:val="en-GB"/>
          <w:rPrChange w:id="376" w:author="COUTIN Stéphane" w:date="2024-04-30T15:11:00Z">
            <w:rPr>
              <w:rStyle w:val="lev"/>
              <w:rFonts w:eastAsia="Times New Roman"/>
              <w:color w:val="0000FF"/>
            </w:rPr>
          </w:rPrChange>
        </w:rPr>
        <w:t>i</w:t>
      </w:r>
      <w:proofErr w:type="spellEnd"/>
      <w:r w:rsidR="00316BC4" w:rsidRPr="00282205">
        <w:rPr>
          <w:rStyle w:val="lev"/>
          <w:rFonts w:eastAsia="Times New Roman"/>
          <w:color w:val="0000FF"/>
          <w:lang w:val="en-GB"/>
          <w:rPrChange w:id="377" w:author="COUTIN Stéphane" w:date="2024-04-30T15:11:00Z">
            <w:rPr>
              <w:rStyle w:val="lev"/>
              <w:rFonts w:eastAsia="Times New Roman"/>
              <w:color w:val="0000FF"/>
            </w:rPr>
          </w:rPrChange>
        </w:rPr>
        <w:t xml:space="preserve"> </w:t>
      </w:r>
      <w:r w:rsidR="00316BC4" w:rsidRPr="00282205">
        <w:rPr>
          <w:rStyle w:val="Accentuation"/>
          <w:rFonts w:eastAsia="Times New Roman"/>
          <w:b/>
          <w:bCs/>
          <w:color w:val="0000FF"/>
          <w:lang w:val="en-GB"/>
          <w:rPrChange w:id="378" w:author="COUTIN Stéphane" w:date="2024-04-30T15:11:00Z">
            <w:rPr>
              <w:rStyle w:val="Accentuation"/>
              <w:rFonts w:eastAsia="Times New Roman"/>
              <w:b/>
              <w:bCs/>
              <w:color w:val="0000FF"/>
            </w:rPr>
          </w:rPrChange>
        </w:rPr>
        <w:t>&lt;</w:t>
      </w:r>
      <w:proofErr w:type="spellStart"/>
      <w:r w:rsidR="00316BC4" w:rsidRPr="00282205">
        <w:rPr>
          <w:rStyle w:val="Accentuation"/>
          <w:rFonts w:eastAsia="Times New Roman"/>
          <w:b/>
          <w:bCs/>
          <w:color w:val="0000FF"/>
          <w:lang w:val="en-GB"/>
          <w:rPrChange w:id="379" w:author="COUTIN Stéphane" w:date="2024-04-30T15:11:00Z">
            <w:rPr>
              <w:rStyle w:val="Accentuation"/>
              <w:rFonts w:eastAsia="Times New Roman"/>
              <w:b/>
              <w:bCs/>
              <w:color w:val="0000FF"/>
            </w:rPr>
          </w:rPrChange>
        </w:rPr>
        <w:t>nom_conteneur</w:t>
      </w:r>
      <w:proofErr w:type="spellEnd"/>
      <w:r w:rsidR="00316BC4" w:rsidRPr="00282205">
        <w:rPr>
          <w:rStyle w:val="Accentuation"/>
          <w:rFonts w:eastAsia="Times New Roman"/>
          <w:b/>
          <w:bCs/>
          <w:color w:val="0000FF"/>
          <w:lang w:val="en-GB"/>
          <w:rPrChange w:id="380" w:author="COUTIN Stéphane" w:date="2024-04-30T15:11:00Z">
            <w:rPr>
              <w:rStyle w:val="Accentuation"/>
              <w:rFonts w:eastAsia="Times New Roman"/>
              <w:b/>
              <w:bCs/>
              <w:color w:val="0000FF"/>
            </w:rPr>
          </w:rPrChange>
        </w:rPr>
        <w:t>&gt;</w:t>
      </w:r>
      <w:r w:rsidR="00316BC4" w:rsidRPr="00282205">
        <w:rPr>
          <w:rStyle w:val="lev"/>
          <w:rFonts w:eastAsia="Times New Roman"/>
          <w:color w:val="0000FF"/>
          <w:lang w:val="en-GB"/>
          <w:rPrChange w:id="381" w:author="COUTIN Stéphane" w:date="2024-04-30T15:11:00Z">
            <w:rPr>
              <w:rStyle w:val="lev"/>
              <w:rFonts w:eastAsia="Times New Roman"/>
              <w:color w:val="0000FF"/>
            </w:rPr>
          </w:rPrChange>
        </w:rPr>
        <w:t xml:space="preserve"> </w:t>
      </w:r>
      <w:proofErr w:type="spellStart"/>
      <w:r w:rsidR="00316BC4" w:rsidRPr="00282205">
        <w:rPr>
          <w:rStyle w:val="lev"/>
          <w:rFonts w:eastAsia="Times New Roman"/>
          <w:color w:val="0000FF"/>
          <w:lang w:val="en-GB"/>
          <w:rPrChange w:id="382" w:author="COUTIN Stéphane" w:date="2024-04-30T15:11:00Z">
            <w:rPr>
              <w:rStyle w:val="lev"/>
              <w:rFonts w:eastAsia="Times New Roman"/>
              <w:color w:val="0000FF"/>
            </w:rPr>
          </w:rPrChange>
        </w:rPr>
        <w:t>pg_restore</w:t>
      </w:r>
      <w:proofErr w:type="spellEnd"/>
      <w:r w:rsidR="00316BC4" w:rsidRPr="00282205">
        <w:rPr>
          <w:rStyle w:val="lev"/>
          <w:rFonts w:eastAsia="Times New Roman"/>
          <w:color w:val="0000FF"/>
          <w:lang w:val="en-GB"/>
          <w:rPrChange w:id="383" w:author="COUTIN Stéphane" w:date="2024-04-30T15:11:00Z">
            <w:rPr>
              <w:rStyle w:val="lev"/>
              <w:rFonts w:eastAsia="Times New Roman"/>
              <w:color w:val="0000FF"/>
            </w:rPr>
          </w:rPrChange>
        </w:rPr>
        <w:t xml:space="preserve"> -d </w:t>
      </w:r>
      <w:r w:rsidR="00316BC4" w:rsidRPr="00282205">
        <w:rPr>
          <w:rStyle w:val="Accentuation"/>
          <w:rFonts w:eastAsia="Times New Roman"/>
          <w:b/>
          <w:bCs/>
          <w:color w:val="0000FF"/>
          <w:lang w:val="en-GB"/>
          <w:rPrChange w:id="384" w:author="COUTIN Stéphane" w:date="2024-04-30T15:11:00Z">
            <w:rPr>
              <w:rStyle w:val="Accentuation"/>
              <w:rFonts w:eastAsia="Times New Roman"/>
              <w:b/>
              <w:bCs/>
              <w:color w:val="0000FF"/>
            </w:rPr>
          </w:rPrChange>
        </w:rPr>
        <w:t>&lt;</w:t>
      </w:r>
      <w:proofErr w:type="spellStart"/>
      <w:r w:rsidR="00316BC4" w:rsidRPr="00282205">
        <w:rPr>
          <w:rStyle w:val="Accentuation"/>
          <w:rFonts w:eastAsia="Times New Roman"/>
          <w:b/>
          <w:bCs/>
          <w:color w:val="0000FF"/>
          <w:lang w:val="en-GB"/>
          <w:rPrChange w:id="385" w:author="COUTIN Stéphane" w:date="2024-04-30T15:11:00Z">
            <w:rPr>
              <w:rStyle w:val="Accentuation"/>
              <w:rFonts w:eastAsia="Times New Roman"/>
              <w:b/>
              <w:bCs/>
              <w:color w:val="0000FF"/>
            </w:rPr>
          </w:rPrChange>
        </w:rPr>
        <w:t>nom_database_dre</w:t>
      </w:r>
      <w:proofErr w:type="spellEnd"/>
      <w:r w:rsidR="00316BC4" w:rsidRPr="00282205">
        <w:rPr>
          <w:rStyle w:val="Accentuation"/>
          <w:rFonts w:eastAsia="Times New Roman"/>
          <w:b/>
          <w:bCs/>
          <w:color w:val="0000FF"/>
          <w:lang w:val="en-GB"/>
          <w:rPrChange w:id="386" w:author="COUTIN Stéphane" w:date="2024-04-30T15:11:00Z">
            <w:rPr>
              <w:rStyle w:val="Accentuation"/>
              <w:rFonts w:eastAsia="Times New Roman"/>
              <w:b/>
              <w:bCs/>
              <w:color w:val="0000FF"/>
            </w:rPr>
          </w:rPrChange>
        </w:rPr>
        <w:t>&gt;</w:t>
      </w:r>
      <w:r w:rsidR="00316BC4" w:rsidRPr="00282205">
        <w:rPr>
          <w:rStyle w:val="lev"/>
          <w:rFonts w:eastAsia="Times New Roman"/>
          <w:color w:val="0000FF"/>
          <w:lang w:val="en-GB"/>
          <w:rPrChange w:id="387" w:author="COUTIN Stéphane" w:date="2024-04-30T15:11:00Z">
            <w:rPr>
              <w:rStyle w:val="lev"/>
              <w:rFonts w:eastAsia="Times New Roman"/>
              <w:color w:val="0000FF"/>
            </w:rPr>
          </w:rPrChange>
        </w:rPr>
        <w:t xml:space="preserve"> -U </w:t>
      </w:r>
      <w:r w:rsidR="00316BC4" w:rsidRPr="00282205">
        <w:rPr>
          <w:rStyle w:val="Accentuation"/>
          <w:rFonts w:eastAsia="Times New Roman"/>
          <w:b/>
          <w:bCs/>
          <w:color w:val="0000FF"/>
          <w:lang w:val="en-GB"/>
          <w:rPrChange w:id="388" w:author="COUTIN Stéphane" w:date="2024-04-30T15:11:00Z">
            <w:rPr>
              <w:rStyle w:val="Accentuation"/>
              <w:rFonts w:eastAsia="Times New Roman"/>
              <w:b/>
              <w:bCs/>
              <w:color w:val="0000FF"/>
            </w:rPr>
          </w:rPrChange>
        </w:rPr>
        <w:t>&lt;</w:t>
      </w:r>
      <w:proofErr w:type="spellStart"/>
      <w:r w:rsidR="00316BC4" w:rsidRPr="00282205">
        <w:rPr>
          <w:rStyle w:val="Accentuation"/>
          <w:rFonts w:eastAsia="Times New Roman"/>
          <w:b/>
          <w:bCs/>
          <w:color w:val="0000FF"/>
          <w:lang w:val="en-GB"/>
          <w:rPrChange w:id="389" w:author="COUTIN Stéphane" w:date="2024-04-30T15:11:00Z">
            <w:rPr>
              <w:rStyle w:val="Accentuation"/>
              <w:rFonts w:eastAsia="Times New Roman"/>
              <w:b/>
              <w:bCs/>
              <w:color w:val="0000FF"/>
            </w:rPr>
          </w:rPrChange>
        </w:rPr>
        <w:t>user_database_dre</w:t>
      </w:r>
      <w:proofErr w:type="spellEnd"/>
      <w:r w:rsidR="00316BC4" w:rsidRPr="00282205">
        <w:rPr>
          <w:rStyle w:val="Accentuation"/>
          <w:rFonts w:eastAsia="Times New Roman"/>
          <w:b/>
          <w:bCs/>
          <w:color w:val="0000FF"/>
          <w:lang w:val="en-GB"/>
          <w:rPrChange w:id="390" w:author="COUTIN Stéphane" w:date="2024-04-30T15:11:00Z">
            <w:rPr>
              <w:rStyle w:val="Accentuation"/>
              <w:rFonts w:eastAsia="Times New Roman"/>
              <w:b/>
              <w:bCs/>
              <w:color w:val="0000FF"/>
            </w:rPr>
          </w:rPrChange>
        </w:rPr>
        <w:t>&gt;</w:t>
      </w:r>
      <w:r w:rsidR="00316BC4" w:rsidRPr="00282205">
        <w:rPr>
          <w:rStyle w:val="lev"/>
          <w:rFonts w:eastAsia="Times New Roman"/>
          <w:color w:val="0000FF"/>
          <w:lang w:val="en-GB"/>
          <w:rPrChange w:id="391" w:author="COUTIN Stéphane" w:date="2024-04-30T15:11:00Z">
            <w:rPr>
              <w:rStyle w:val="lev"/>
              <w:rFonts w:eastAsia="Times New Roman"/>
              <w:color w:val="0000FF"/>
            </w:rPr>
          </w:rPrChange>
        </w:rPr>
        <w:t xml:space="preserve"> --no-owner --no-</w:t>
      </w:r>
      <w:proofErr w:type="spellStart"/>
      <w:r w:rsidR="00316BC4" w:rsidRPr="00282205">
        <w:rPr>
          <w:rStyle w:val="lev"/>
          <w:rFonts w:eastAsia="Times New Roman"/>
          <w:color w:val="0000FF"/>
          <w:lang w:val="en-GB"/>
          <w:rPrChange w:id="392" w:author="COUTIN Stéphane" w:date="2024-04-30T15:11:00Z">
            <w:rPr>
              <w:rStyle w:val="lev"/>
              <w:rFonts w:eastAsia="Times New Roman"/>
              <w:color w:val="0000FF"/>
            </w:rPr>
          </w:rPrChange>
        </w:rPr>
        <w:t>acl</w:t>
      </w:r>
      <w:proofErr w:type="spellEnd"/>
      <w:ins w:id="393" w:author="COUTIN Stéphane" w:date="2024-04-30T15:10:00Z">
        <w:r w:rsidR="00282205" w:rsidRPr="00282205">
          <w:rPr>
            <w:rStyle w:val="lev"/>
            <w:rFonts w:eastAsia="Times New Roman"/>
            <w:color w:val="0000FF"/>
            <w:lang w:val="en-GB"/>
            <w:rPrChange w:id="394" w:author="COUTIN Stéphane" w:date="2024-04-30T15:11:00Z">
              <w:rPr>
                <w:rStyle w:val="lev"/>
                <w:rFonts w:eastAsia="Times New Roman"/>
                <w:color w:val="0000FF"/>
              </w:rPr>
            </w:rPrChange>
          </w:rPr>
          <w:t xml:space="preserve"> --clean --if-exists</w:t>
        </w:r>
      </w:ins>
      <w:r w:rsidR="00316BC4" w:rsidRPr="00282205">
        <w:rPr>
          <w:rStyle w:val="lev"/>
          <w:rFonts w:eastAsia="Times New Roman"/>
          <w:color w:val="0000FF"/>
          <w:lang w:val="en-GB"/>
          <w:rPrChange w:id="395" w:author="COUTIN Stéphane" w:date="2024-04-30T15:11:00Z">
            <w:rPr>
              <w:rStyle w:val="lev"/>
              <w:rFonts w:eastAsia="Times New Roman"/>
              <w:color w:val="0000FF"/>
            </w:rPr>
          </w:rPrChange>
        </w:rPr>
        <w:t xml:space="preserve"> &lt; </w:t>
      </w:r>
      <w:r w:rsidR="00316BC4" w:rsidRPr="00282205">
        <w:rPr>
          <w:rStyle w:val="Accentuation"/>
          <w:rFonts w:eastAsia="Times New Roman"/>
          <w:b/>
          <w:bCs/>
          <w:color w:val="0000FF"/>
          <w:lang w:val="en-GB"/>
          <w:rPrChange w:id="396" w:author="COUTIN Stéphane" w:date="2024-04-30T15:11:00Z">
            <w:rPr>
              <w:rStyle w:val="Accentuation"/>
              <w:rFonts w:eastAsia="Times New Roman"/>
              <w:b/>
              <w:bCs/>
              <w:color w:val="0000FF"/>
            </w:rPr>
          </w:rPrChange>
        </w:rPr>
        <w:t>&lt;</w:t>
      </w:r>
      <w:proofErr w:type="spellStart"/>
      <w:r w:rsidR="00316BC4" w:rsidRPr="00282205">
        <w:rPr>
          <w:rStyle w:val="Accentuation"/>
          <w:rFonts w:eastAsia="Times New Roman"/>
          <w:b/>
          <w:bCs/>
          <w:color w:val="0000FF"/>
          <w:lang w:val="en-GB"/>
          <w:rPrChange w:id="397" w:author="COUTIN Stéphane" w:date="2024-04-30T15:11:00Z">
            <w:rPr>
              <w:rStyle w:val="Accentuation"/>
              <w:rFonts w:eastAsia="Times New Roman"/>
              <w:b/>
              <w:bCs/>
              <w:color w:val="0000FF"/>
            </w:rPr>
          </w:rPrChange>
        </w:rPr>
        <w:t>nom_dump</w:t>
      </w:r>
      <w:proofErr w:type="spellEnd"/>
      <w:r w:rsidR="00316BC4" w:rsidRPr="00282205">
        <w:rPr>
          <w:rStyle w:val="Accentuation"/>
          <w:rFonts w:eastAsia="Times New Roman"/>
          <w:b/>
          <w:bCs/>
          <w:color w:val="0000FF"/>
          <w:lang w:val="en-GB"/>
          <w:rPrChange w:id="398" w:author="COUTIN Stéphane" w:date="2024-04-30T15:11:00Z">
            <w:rPr>
              <w:rStyle w:val="Accentuation"/>
              <w:rFonts w:eastAsia="Times New Roman"/>
              <w:b/>
              <w:bCs/>
              <w:color w:val="0000FF"/>
            </w:rPr>
          </w:rPrChange>
        </w:rPr>
        <w:t>&gt;</w:t>
      </w:r>
      <w:r w:rsidR="00316BC4" w:rsidRPr="00282205">
        <w:rPr>
          <w:rFonts w:eastAsia="Times New Roman"/>
          <w:lang w:val="en-GB"/>
          <w:rPrChange w:id="399" w:author="COUTIN Stéphane" w:date="2024-04-30T15:11:00Z">
            <w:rPr>
              <w:rFonts w:eastAsia="Times New Roman"/>
            </w:rPr>
          </w:rPrChange>
        </w:rPr>
        <w:br/>
      </w:r>
      <w:proofErr w:type="spellStart"/>
      <w:r w:rsidR="00316BC4" w:rsidRPr="00282205">
        <w:rPr>
          <w:rFonts w:eastAsia="Times New Roman"/>
          <w:lang w:val="en-GB"/>
          <w:rPrChange w:id="400" w:author="COUTIN Stéphane" w:date="2024-04-30T15:11:00Z">
            <w:rPr>
              <w:rFonts w:eastAsia="Times New Roman"/>
            </w:rPr>
          </w:rPrChange>
        </w:rPr>
        <w:t>exemple</w:t>
      </w:r>
      <w:proofErr w:type="spellEnd"/>
      <w:r w:rsidR="00316BC4" w:rsidRPr="00282205">
        <w:rPr>
          <w:rFonts w:eastAsia="Times New Roman"/>
          <w:lang w:val="en-GB"/>
          <w:rPrChange w:id="401" w:author="COUTIN Stéphane" w:date="2024-04-30T15:11:00Z">
            <w:rPr>
              <w:rFonts w:eastAsia="Times New Roman"/>
            </w:rPr>
          </w:rPrChange>
        </w:rPr>
        <w:t xml:space="preserve"> : </w:t>
      </w:r>
      <w:r w:rsidR="00316BC4" w:rsidRPr="00282205">
        <w:rPr>
          <w:rStyle w:val="Accentuationlgre"/>
          <w:lang w:val="en-GB"/>
          <w:rPrChange w:id="402" w:author="COUTIN Stéphane" w:date="2024-04-30T15:11:00Z">
            <w:rPr>
              <w:rStyle w:val="Accentuationlgre"/>
            </w:rPr>
          </w:rPrChange>
        </w:rPr>
        <w:t>docker exec -</w:t>
      </w:r>
      <w:proofErr w:type="spellStart"/>
      <w:r w:rsidR="00316BC4" w:rsidRPr="00282205">
        <w:rPr>
          <w:rStyle w:val="Accentuationlgre"/>
          <w:lang w:val="en-GB"/>
          <w:rPrChange w:id="403" w:author="COUTIN Stéphane" w:date="2024-04-30T15:11:00Z">
            <w:rPr>
              <w:rStyle w:val="Accentuationlgre"/>
            </w:rPr>
          </w:rPrChange>
        </w:rPr>
        <w:t>i</w:t>
      </w:r>
      <w:proofErr w:type="spellEnd"/>
      <w:r w:rsidR="00316BC4" w:rsidRPr="00282205">
        <w:rPr>
          <w:rStyle w:val="Accentuationlgre"/>
          <w:lang w:val="en-GB"/>
          <w:rPrChange w:id="404" w:author="COUTIN Stéphane" w:date="2024-04-30T15:11:00Z">
            <w:rPr>
              <w:rStyle w:val="Accentuationlgre"/>
            </w:rPr>
          </w:rPrChange>
        </w:rPr>
        <w:t xml:space="preserve"> dre-db-1 </w:t>
      </w:r>
      <w:proofErr w:type="spellStart"/>
      <w:r w:rsidR="00316BC4" w:rsidRPr="00282205">
        <w:rPr>
          <w:rStyle w:val="Accentuationlgre"/>
          <w:lang w:val="en-GB"/>
          <w:rPrChange w:id="405" w:author="COUTIN Stéphane" w:date="2024-04-30T15:11:00Z">
            <w:rPr>
              <w:rStyle w:val="Accentuationlgre"/>
            </w:rPr>
          </w:rPrChange>
        </w:rPr>
        <w:t>pg_restore</w:t>
      </w:r>
      <w:proofErr w:type="spellEnd"/>
      <w:r w:rsidR="00316BC4" w:rsidRPr="00282205">
        <w:rPr>
          <w:rStyle w:val="Accentuationlgre"/>
          <w:lang w:val="en-GB"/>
          <w:rPrChange w:id="406" w:author="COUTIN Stéphane" w:date="2024-04-30T15:11:00Z">
            <w:rPr>
              <w:rStyle w:val="Accentuationlgre"/>
            </w:rPr>
          </w:rPrChange>
        </w:rPr>
        <w:t xml:space="preserve"> -d </w:t>
      </w:r>
      <w:proofErr w:type="spellStart"/>
      <w:r w:rsidR="00316BC4" w:rsidRPr="00282205">
        <w:rPr>
          <w:rStyle w:val="Accentuationlgre"/>
          <w:lang w:val="en-GB"/>
          <w:rPrChange w:id="407" w:author="COUTIN Stéphane" w:date="2024-04-30T15:11:00Z">
            <w:rPr>
              <w:rStyle w:val="Accentuationlgre"/>
            </w:rPr>
          </w:rPrChange>
        </w:rPr>
        <w:t>dre</w:t>
      </w:r>
      <w:proofErr w:type="spellEnd"/>
      <w:r w:rsidR="00316BC4" w:rsidRPr="00282205">
        <w:rPr>
          <w:rStyle w:val="Accentuationlgre"/>
          <w:lang w:val="en-GB"/>
          <w:rPrChange w:id="408" w:author="COUTIN Stéphane" w:date="2024-04-30T15:11:00Z">
            <w:rPr>
              <w:rStyle w:val="Accentuationlgre"/>
            </w:rPr>
          </w:rPrChange>
        </w:rPr>
        <w:t xml:space="preserve"> -U </w:t>
      </w:r>
      <w:proofErr w:type="spellStart"/>
      <w:r w:rsidR="00316BC4" w:rsidRPr="00282205">
        <w:rPr>
          <w:rStyle w:val="Accentuationlgre"/>
          <w:lang w:val="en-GB"/>
          <w:rPrChange w:id="409" w:author="COUTIN Stéphane" w:date="2024-04-30T15:11:00Z">
            <w:rPr>
              <w:rStyle w:val="Accentuationlgre"/>
            </w:rPr>
          </w:rPrChange>
        </w:rPr>
        <w:t>postgres</w:t>
      </w:r>
      <w:proofErr w:type="spellEnd"/>
      <w:r w:rsidR="00316BC4" w:rsidRPr="00282205">
        <w:rPr>
          <w:rStyle w:val="Accentuationlgre"/>
          <w:lang w:val="en-GB"/>
          <w:rPrChange w:id="410" w:author="COUTIN Stéphane" w:date="2024-04-30T15:11:00Z">
            <w:rPr>
              <w:rStyle w:val="Accentuationlgre"/>
            </w:rPr>
          </w:rPrChange>
        </w:rPr>
        <w:t xml:space="preserve"> --no-owner --no-</w:t>
      </w:r>
      <w:proofErr w:type="spellStart"/>
      <w:r w:rsidR="00316BC4" w:rsidRPr="00282205">
        <w:rPr>
          <w:rStyle w:val="Accentuationlgre"/>
          <w:lang w:val="en-GB"/>
          <w:rPrChange w:id="411" w:author="COUTIN Stéphane" w:date="2024-04-30T15:11:00Z">
            <w:rPr>
              <w:rStyle w:val="Accentuationlgre"/>
            </w:rPr>
          </w:rPrChange>
        </w:rPr>
        <w:t>acl</w:t>
      </w:r>
      <w:proofErr w:type="spellEnd"/>
      <w:ins w:id="412" w:author="COUTIN Stéphane" w:date="2024-04-30T15:11:00Z">
        <w:r w:rsidR="00282205" w:rsidRPr="00282205">
          <w:rPr>
            <w:rStyle w:val="Accentuationlgre"/>
            <w:lang w:val="en-GB"/>
            <w:rPrChange w:id="413" w:author="COUTIN Stéphane" w:date="2024-04-30T15:11:00Z">
              <w:rPr>
                <w:rStyle w:val="Accentuationlgre"/>
              </w:rPr>
            </w:rPrChange>
          </w:rPr>
          <w:t xml:space="preserve"> --clean --if-exists</w:t>
        </w:r>
      </w:ins>
      <w:r w:rsidR="00316BC4" w:rsidRPr="00282205">
        <w:rPr>
          <w:rStyle w:val="Accentuationlgre"/>
          <w:lang w:val="en-GB"/>
          <w:rPrChange w:id="414" w:author="COUTIN Stéphane" w:date="2024-04-30T15:11:00Z">
            <w:rPr>
              <w:rStyle w:val="Accentuationlgre"/>
            </w:rPr>
          </w:rPrChange>
        </w:rPr>
        <w:t xml:space="preserve"> &lt; </w:t>
      </w:r>
      <w:proofErr w:type="spellStart"/>
      <w:r w:rsidR="00316BC4" w:rsidRPr="00282205">
        <w:rPr>
          <w:rStyle w:val="Accentuationlgre"/>
          <w:lang w:val="en-GB"/>
          <w:rPrChange w:id="415" w:author="COUTIN Stéphane" w:date="2024-04-30T15:11:00Z">
            <w:rPr>
              <w:rStyle w:val="Accentuationlgre"/>
            </w:rPr>
          </w:rPrChange>
        </w:rPr>
        <w:t>mof-db-postgres.bin</w:t>
      </w:r>
      <w:proofErr w:type="spellEnd"/>
    </w:p>
    <w:p w14:paraId="7F091A6A" w14:textId="3C24C574"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lastRenderedPageBreak/>
        <w:t>Si</w:t>
      </w:r>
      <w:r w:rsidR="00316BC4">
        <w:rPr>
          <w:rFonts w:eastAsia="Times New Roman"/>
        </w:rPr>
        <w:t xml:space="preserve"> : </w:t>
      </w:r>
    </w:p>
    <w:p w14:paraId="1B4740C8" w14:textId="271CABDB"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t>Aucune</w:t>
      </w:r>
      <w:r w:rsidR="00316BC4">
        <w:rPr>
          <w:rFonts w:eastAsia="Times New Roman"/>
        </w:rPr>
        <w:t xml:space="preserve"> </w:t>
      </w:r>
      <w:r>
        <w:rPr>
          <w:rFonts w:eastAsia="Times New Roman"/>
        </w:rPr>
        <w:t>occurrence</w:t>
      </w:r>
      <w:r w:rsidR="00316BC4">
        <w:rPr>
          <w:rFonts w:eastAsia="Times New Roman"/>
        </w:rPr>
        <w:t xml:space="preserve"> de ERROR n'est apparue alors les dumps se sont importés correctement</w:t>
      </w:r>
    </w:p>
    <w:p w14:paraId="178CFE44" w14:textId="345299B2"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t>Aucun</w:t>
      </w:r>
      <w:r w:rsidR="00316BC4">
        <w:rPr>
          <w:rFonts w:eastAsia="Times New Roman"/>
        </w:rPr>
        <w:t xml:space="preserve"> message "</w:t>
      </w:r>
      <w:proofErr w:type="spellStart"/>
      <w:r w:rsidR="00316BC4">
        <w:rPr>
          <w:rFonts w:eastAsia="Times New Roman"/>
        </w:rPr>
        <w:t>pg_</w:t>
      </w:r>
      <w:proofErr w:type="gramStart"/>
      <w:r w:rsidR="00316BC4">
        <w:rPr>
          <w:rFonts w:eastAsia="Times New Roman"/>
        </w:rPr>
        <w:t>restore</w:t>
      </w:r>
      <w:proofErr w:type="spellEnd"/>
      <w:r w:rsidR="00316BC4">
        <w:rPr>
          <w:rFonts w:eastAsia="Times New Roman"/>
        </w:rPr>
        <w:t>:</w:t>
      </w:r>
      <w:proofErr w:type="gramEnd"/>
      <w:r w:rsidR="00316BC4">
        <w:rPr>
          <w:rFonts w:eastAsia="Times New Roman"/>
        </w:rPr>
        <w:t xml:space="preserve"> warning: </w:t>
      </w:r>
      <w:proofErr w:type="spellStart"/>
      <w:r w:rsidR="00316BC4">
        <w:rPr>
          <w:rFonts w:eastAsia="Times New Roman"/>
        </w:rPr>
        <w:t>errors</w:t>
      </w:r>
      <w:proofErr w:type="spellEnd"/>
      <w:r w:rsidR="00316BC4">
        <w:rPr>
          <w:rFonts w:eastAsia="Times New Roman"/>
        </w:rPr>
        <w:t xml:space="preserve"> </w:t>
      </w:r>
      <w:proofErr w:type="spellStart"/>
      <w:r w:rsidR="00316BC4">
        <w:rPr>
          <w:rFonts w:eastAsia="Times New Roman"/>
        </w:rPr>
        <w:t>ignored</w:t>
      </w:r>
      <w:proofErr w:type="spellEnd"/>
      <w:r w:rsidR="00316BC4">
        <w:rPr>
          <w:rFonts w:eastAsia="Times New Roman"/>
        </w:rPr>
        <w:t xml:space="preserve"> on restore: xxx" n'est apparu après chaque </w:t>
      </w:r>
      <w:proofErr w:type="spellStart"/>
      <w:r w:rsidR="00316BC4">
        <w:rPr>
          <w:rFonts w:eastAsia="Times New Roman"/>
        </w:rPr>
        <w:t>pg_restore</w:t>
      </w:r>
      <w:proofErr w:type="spellEnd"/>
      <w:r w:rsidR="00316BC4">
        <w:rPr>
          <w:rFonts w:eastAsia="Times New Roman"/>
        </w:rPr>
        <w:t xml:space="preserve"> alors l'import s'est bien terminé</w:t>
      </w:r>
    </w:p>
    <w:p w14:paraId="5A46B7C7" w14:textId="5B7DD27D" w:rsidR="00B00D6B" w:rsidRDefault="00B00D6B" w:rsidP="00B00D6B">
      <w:pPr>
        <w:pStyle w:val="Titre3"/>
      </w:pPr>
      <w:bookmarkStart w:id="416" w:name="_Toc140654477"/>
      <w:bookmarkStart w:id="417" w:name="_Toc165383234"/>
      <w:r>
        <w:t>Exemple de script</w:t>
      </w:r>
      <w:bookmarkEnd w:id="416"/>
      <w:bookmarkEnd w:id="417"/>
    </w:p>
    <w:p w14:paraId="170346BB" w14:textId="26E59124" w:rsidR="00316BC4" w:rsidRDefault="00B00D6B" w:rsidP="00B00D6B">
      <w:r>
        <w:t>Voici u</w:t>
      </w:r>
      <w:r w:rsidR="00316BC4">
        <w:t>n script rudimentaire exemple implémentant ce protocole (pas de logs, pas de paramètres passables à l'appel du script, ...)</w:t>
      </w:r>
      <w:r>
        <w:t> :</w:t>
      </w:r>
    </w:p>
    <w:p w14:paraId="6A2A4350" w14:textId="5FDF1D73" w:rsidR="00316BC4" w:rsidRDefault="00316BC4" w:rsidP="00316BC4"/>
    <w:tbl>
      <w:tblPr>
        <w:tblStyle w:val="Grilledutableau"/>
        <w:tblW w:w="0" w:type="auto"/>
        <w:tblLook w:val="04A0" w:firstRow="1" w:lastRow="0" w:firstColumn="1" w:lastColumn="0" w:noHBand="0" w:noVBand="1"/>
      </w:tblPr>
      <w:tblGrid>
        <w:gridCol w:w="9062"/>
      </w:tblGrid>
      <w:tr w:rsidR="00B00D6B" w14:paraId="7D100FE7" w14:textId="77777777" w:rsidTr="00B00D6B">
        <w:tc>
          <w:tcPr>
            <w:tcW w:w="9062" w:type="dxa"/>
          </w:tcPr>
          <w:p w14:paraId="1536FC8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8000"/>
                <w:sz w:val="21"/>
                <w:szCs w:val="21"/>
                <w:lang w:eastAsia="fr-FR"/>
              </w:rPr>
              <w:t>#!/</w:t>
            </w:r>
            <w:proofErr w:type="gramEnd"/>
            <w:r w:rsidRPr="00B00D6B">
              <w:rPr>
                <w:rFonts w:ascii="Consolas" w:eastAsia="Times New Roman" w:hAnsi="Consolas" w:cs="Times New Roman"/>
                <w:color w:val="008000"/>
                <w:sz w:val="21"/>
                <w:szCs w:val="21"/>
                <w:lang w:eastAsia="fr-FR"/>
              </w:rPr>
              <w:t>bin/</w:t>
            </w:r>
            <w:proofErr w:type="spellStart"/>
            <w:r w:rsidRPr="00B00D6B">
              <w:rPr>
                <w:rFonts w:ascii="Consolas" w:eastAsia="Times New Roman" w:hAnsi="Consolas" w:cs="Times New Roman"/>
                <w:color w:val="008000"/>
                <w:sz w:val="21"/>
                <w:szCs w:val="21"/>
                <w:lang w:eastAsia="fr-FR"/>
              </w:rPr>
              <w:t>bash</w:t>
            </w:r>
            <w:proofErr w:type="spellEnd"/>
          </w:p>
          <w:p w14:paraId="79826BD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1B6FAB5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#Exemple de lancement : ./import.sh 2&gt; log.txt</w:t>
            </w:r>
          </w:p>
          <w:p w14:paraId="260CDDE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6A8E03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VARIABLES A RENSEIGENR AVANT LANCEMENT DU SCRIPT ###################</w:t>
            </w:r>
          </w:p>
          <w:p w14:paraId="27ADC7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informations de connexion base cible import</w:t>
            </w:r>
          </w:p>
          <w:p w14:paraId="50D474E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_host</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localhost</w:t>
            </w:r>
          </w:p>
          <w:p w14:paraId="01949FB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_user</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postgres</w:t>
            </w:r>
            <w:proofErr w:type="spellEnd"/>
          </w:p>
          <w:p w14:paraId="3DBF663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_password</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password</w:t>
            </w:r>
            <w:proofErr w:type="spellEnd"/>
          </w:p>
          <w:p w14:paraId="72C09A0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_name</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dre</w:t>
            </w:r>
            <w:proofErr w:type="spellEnd"/>
          </w:p>
          <w:p w14:paraId="61E0F7B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_port</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5432</w:t>
            </w:r>
          </w:p>
          <w:p w14:paraId="0E8D3D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B6C977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nom de l'environnement à partir duquel </w:t>
            </w:r>
            <w:proofErr w:type="gramStart"/>
            <w:r w:rsidRPr="00B00D6B">
              <w:rPr>
                <w:rFonts w:ascii="Consolas" w:eastAsia="Times New Roman" w:hAnsi="Consolas" w:cs="Times New Roman"/>
                <w:color w:val="008000"/>
                <w:sz w:val="21"/>
                <w:szCs w:val="21"/>
                <w:lang w:eastAsia="fr-FR"/>
              </w:rPr>
              <w:t>les dump</w:t>
            </w:r>
            <w:proofErr w:type="gramEnd"/>
            <w:r w:rsidRPr="00B00D6B">
              <w:rPr>
                <w:rFonts w:ascii="Consolas" w:eastAsia="Times New Roman" w:hAnsi="Consolas" w:cs="Times New Roman"/>
                <w:color w:val="008000"/>
                <w:sz w:val="21"/>
                <w:szCs w:val="21"/>
                <w:lang w:eastAsia="fr-FR"/>
              </w:rPr>
              <w:t xml:space="preserve"> ont été extraits</w:t>
            </w:r>
          </w:p>
          <w:p w14:paraId="6FFC2F8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environnement</w:t>
            </w:r>
            <w:proofErr w:type="gram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dev</w:t>
            </w:r>
          </w:p>
          <w:p w14:paraId="38B788A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date du backup à restaurer au format AAAAMMJJ</w:t>
            </w:r>
          </w:p>
          <w:p w14:paraId="74028D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date</w:t>
            </w:r>
            <w:proofErr w:type="gramEnd"/>
            <w:r w:rsidRPr="00B00D6B">
              <w:rPr>
                <w:rFonts w:ascii="Consolas" w:eastAsia="Times New Roman" w:hAnsi="Consolas" w:cs="Times New Roman"/>
                <w:color w:val="001080"/>
                <w:sz w:val="21"/>
                <w:szCs w:val="21"/>
                <w:lang w:eastAsia="fr-FR"/>
              </w:rPr>
              <w:t>_backup</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20230517</w:t>
            </w:r>
          </w:p>
          <w:p w14:paraId="21047D6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w:t>
            </w:r>
            <w:proofErr w:type="spellStart"/>
            <w:r w:rsidRPr="00B00D6B">
              <w:rPr>
                <w:rFonts w:ascii="Consolas" w:eastAsia="Times New Roman" w:hAnsi="Consolas" w:cs="Times New Roman"/>
                <w:color w:val="008000"/>
                <w:sz w:val="21"/>
                <w:szCs w:val="21"/>
                <w:lang w:eastAsia="fr-FR"/>
              </w:rPr>
              <w:t>repertoire</w:t>
            </w:r>
            <w:proofErr w:type="spellEnd"/>
            <w:r w:rsidRPr="00B00D6B">
              <w:rPr>
                <w:rFonts w:ascii="Consolas" w:eastAsia="Times New Roman" w:hAnsi="Consolas" w:cs="Times New Roman"/>
                <w:color w:val="008000"/>
                <w:sz w:val="21"/>
                <w:szCs w:val="21"/>
                <w:lang w:eastAsia="fr-FR"/>
              </w:rPr>
              <w:t xml:space="preserve"> où sont déposés les dumps</w:t>
            </w:r>
          </w:p>
          <w:p w14:paraId="444BA81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repertoire</w:t>
            </w:r>
            <w:proofErr w:type="gramEnd"/>
            <w:r w:rsidRPr="00B00D6B">
              <w:rPr>
                <w:rFonts w:ascii="Consolas" w:eastAsia="Times New Roman" w:hAnsi="Consolas" w:cs="Times New Roman"/>
                <w:color w:val="001080"/>
                <w:sz w:val="21"/>
                <w:szCs w:val="21"/>
                <w:lang w:eastAsia="fr-FR"/>
              </w:rPr>
              <w:t>_backup</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/data/</w:t>
            </w:r>
            <w:proofErr w:type="spellStart"/>
            <w:r w:rsidRPr="00B00D6B">
              <w:rPr>
                <w:rFonts w:ascii="Consolas" w:eastAsia="Times New Roman" w:hAnsi="Consolas" w:cs="Times New Roman"/>
                <w:color w:val="A31515"/>
                <w:sz w:val="21"/>
                <w:szCs w:val="21"/>
                <w:lang w:eastAsia="fr-FR"/>
              </w:rPr>
              <w:t>project</w:t>
            </w:r>
            <w:proofErr w:type="spellEnd"/>
            <w:r w:rsidRPr="00B00D6B">
              <w:rPr>
                <w:rFonts w:ascii="Consolas" w:eastAsia="Times New Roman" w:hAnsi="Consolas" w:cs="Times New Roman"/>
                <w:color w:val="A31515"/>
                <w:sz w:val="21"/>
                <w:szCs w:val="21"/>
                <w:lang w:eastAsia="fr-FR"/>
              </w:rPr>
              <w:t>/</w:t>
            </w:r>
            <w:proofErr w:type="spellStart"/>
            <w:r w:rsidRPr="00B00D6B">
              <w:rPr>
                <w:rFonts w:ascii="Consolas" w:eastAsia="Times New Roman" w:hAnsi="Consolas" w:cs="Times New Roman"/>
                <w:color w:val="A31515"/>
                <w:sz w:val="21"/>
                <w:szCs w:val="21"/>
                <w:lang w:eastAsia="fr-FR"/>
              </w:rPr>
              <w:t>dre</w:t>
            </w:r>
            <w:proofErr w:type="spellEnd"/>
            <w:r w:rsidRPr="00B00D6B">
              <w:rPr>
                <w:rFonts w:ascii="Consolas" w:eastAsia="Times New Roman" w:hAnsi="Consolas" w:cs="Times New Roman"/>
                <w:color w:val="A31515"/>
                <w:sz w:val="21"/>
                <w:szCs w:val="21"/>
                <w:lang w:eastAsia="fr-FR"/>
              </w:rPr>
              <w:t>/dumps</w:t>
            </w:r>
          </w:p>
          <w:p w14:paraId="257B71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liste des modules (séparés par des "," sans espaces) dont la restauration des données est demandée</w:t>
            </w:r>
          </w:p>
          <w:p w14:paraId="0BB3FB9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module</w:t>
            </w:r>
            <w:proofErr w:type="gramEnd"/>
            <w:r w:rsidRPr="00B00D6B">
              <w:rPr>
                <w:rFonts w:ascii="Consolas" w:eastAsia="Times New Roman" w:hAnsi="Consolas" w:cs="Times New Roman"/>
                <w:color w:val="001080"/>
                <w:sz w:val="21"/>
                <w:szCs w:val="21"/>
                <w:lang w:eastAsia="fr-FR"/>
              </w:rPr>
              <w:t>_list</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chc,coc,gestion,inscription,mof,ref</w:t>
            </w:r>
            <w:proofErr w:type="spellEnd"/>
          </w:p>
          <w:p w14:paraId="12C6AB5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nom du conteneur dans lequel tourne la base </w:t>
            </w:r>
            <w:proofErr w:type="spellStart"/>
            <w:r w:rsidRPr="00B00D6B">
              <w:rPr>
                <w:rFonts w:ascii="Consolas" w:eastAsia="Times New Roman" w:hAnsi="Consolas" w:cs="Times New Roman"/>
                <w:color w:val="008000"/>
                <w:sz w:val="21"/>
                <w:szCs w:val="21"/>
                <w:lang w:eastAsia="fr-FR"/>
              </w:rPr>
              <w:t>dre</w:t>
            </w:r>
            <w:proofErr w:type="spellEnd"/>
          </w:p>
          <w:p w14:paraId="6AA6FA6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si pas de conteneur ou si client </w:t>
            </w:r>
            <w:proofErr w:type="spellStart"/>
            <w:r w:rsidRPr="00B00D6B">
              <w:rPr>
                <w:rFonts w:ascii="Consolas" w:eastAsia="Times New Roman" w:hAnsi="Consolas" w:cs="Times New Roman"/>
                <w:color w:val="008000"/>
                <w:sz w:val="21"/>
                <w:szCs w:val="21"/>
                <w:lang w:eastAsia="fr-FR"/>
              </w:rPr>
              <w:t>postgresql</w:t>
            </w:r>
            <w:proofErr w:type="spellEnd"/>
            <w:r w:rsidRPr="00B00D6B">
              <w:rPr>
                <w:rFonts w:ascii="Consolas" w:eastAsia="Times New Roman" w:hAnsi="Consolas" w:cs="Times New Roman"/>
                <w:color w:val="008000"/>
                <w:sz w:val="21"/>
                <w:szCs w:val="21"/>
                <w:lang w:eastAsia="fr-FR"/>
              </w:rPr>
              <w:t xml:space="preserve"> disponible en local, laisser vide</w:t>
            </w:r>
          </w:p>
          <w:p w14:paraId="22E0E8D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w:t>
            </w:r>
            <w:proofErr w:type="spellStart"/>
            <w:r w:rsidRPr="00B00D6B">
              <w:rPr>
                <w:rFonts w:ascii="Consolas" w:eastAsia="Times New Roman" w:hAnsi="Consolas" w:cs="Times New Roman"/>
                <w:color w:val="008000"/>
                <w:sz w:val="21"/>
                <w:szCs w:val="21"/>
                <w:lang w:eastAsia="fr-FR"/>
              </w:rPr>
              <w:t>container_name</w:t>
            </w:r>
            <w:proofErr w:type="spellEnd"/>
            <w:r w:rsidRPr="00B00D6B">
              <w:rPr>
                <w:rFonts w:ascii="Consolas" w:eastAsia="Times New Roman" w:hAnsi="Consolas" w:cs="Times New Roman"/>
                <w:color w:val="008000"/>
                <w:sz w:val="21"/>
                <w:szCs w:val="21"/>
                <w:lang w:eastAsia="fr-FR"/>
              </w:rPr>
              <w:t>=</w:t>
            </w:r>
            <w:proofErr w:type="spellStart"/>
            <w:r w:rsidRPr="00B00D6B">
              <w:rPr>
                <w:rFonts w:ascii="Consolas" w:eastAsia="Times New Roman" w:hAnsi="Consolas" w:cs="Times New Roman"/>
                <w:color w:val="008000"/>
                <w:sz w:val="21"/>
                <w:szCs w:val="21"/>
                <w:lang w:eastAsia="fr-FR"/>
              </w:rPr>
              <w:t>dre-db</w:t>
            </w:r>
            <w:proofErr w:type="spellEnd"/>
          </w:p>
          <w:p w14:paraId="2950FBB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FIN VARIABLES #####################################</w:t>
            </w:r>
          </w:p>
          <w:p w14:paraId="22D44D4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after="240" w:line="285" w:lineRule="atLeast"/>
              <w:rPr>
                <w:rFonts w:ascii="Consolas" w:eastAsia="Times New Roman" w:hAnsi="Consolas" w:cs="Times New Roman"/>
                <w:color w:val="000000"/>
                <w:sz w:val="21"/>
                <w:szCs w:val="21"/>
                <w:lang w:eastAsia="fr-FR"/>
              </w:rPr>
            </w:pPr>
          </w:p>
          <w:p w14:paraId="45A57B6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1080"/>
                <w:sz w:val="21"/>
                <w:szCs w:val="21"/>
                <w:lang w:eastAsia="fr-FR"/>
              </w:rPr>
              <w:t>IFS</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795E26"/>
                <w:sz w:val="21"/>
                <w:szCs w:val="21"/>
                <w:lang w:eastAsia="fr-FR"/>
              </w:rPr>
              <w:t>read</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-a</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A31515"/>
                <w:sz w:val="21"/>
                <w:szCs w:val="21"/>
                <w:lang w:eastAsia="fr-FR"/>
              </w:rPr>
              <w:t>tableau_modules</w:t>
            </w:r>
            <w:proofErr w:type="spellEnd"/>
            <w:r w:rsidRPr="00B00D6B">
              <w:rPr>
                <w:rFonts w:ascii="Consolas" w:eastAsia="Times New Roman" w:hAnsi="Consolas" w:cs="Times New Roman"/>
                <w:color w:val="000000"/>
                <w:sz w:val="21"/>
                <w:szCs w:val="21"/>
                <w:lang w:eastAsia="fr-FR"/>
              </w:rPr>
              <w:t xml:space="preserve"> &lt;&lt;&lt; </w:t>
            </w:r>
            <w:r w:rsidRPr="00B00D6B">
              <w:rPr>
                <w:rFonts w:ascii="Consolas" w:eastAsia="Times New Roman" w:hAnsi="Consolas" w:cs="Times New Roman"/>
                <w:color w:val="001080"/>
                <w:sz w:val="21"/>
                <w:szCs w:val="21"/>
                <w:lang w:eastAsia="fr-FR"/>
              </w:rPr>
              <w:t>$</w:t>
            </w:r>
            <w:proofErr w:type="spellStart"/>
            <w:r w:rsidRPr="00B00D6B">
              <w:rPr>
                <w:rFonts w:ascii="Consolas" w:eastAsia="Times New Roman" w:hAnsi="Consolas" w:cs="Times New Roman"/>
                <w:color w:val="001080"/>
                <w:sz w:val="21"/>
                <w:szCs w:val="21"/>
                <w:lang w:eastAsia="fr-FR"/>
              </w:rPr>
              <w:t>module_list</w:t>
            </w:r>
            <w:proofErr w:type="spellEnd"/>
          </w:p>
          <w:p w14:paraId="787CEE3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6BCCC5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pour les modules : ${</w:t>
            </w:r>
            <w:proofErr w:type="spellStart"/>
            <w:r w:rsidRPr="00B00D6B">
              <w:rPr>
                <w:rFonts w:ascii="Consolas" w:eastAsia="Times New Roman" w:hAnsi="Consolas" w:cs="Times New Roman"/>
                <w:color w:val="001080"/>
                <w:sz w:val="21"/>
                <w:szCs w:val="21"/>
                <w:lang w:eastAsia="fr-FR"/>
              </w:rPr>
              <w:t>module_list</w:t>
            </w:r>
            <w:proofErr w:type="spellEnd"/>
            <w:r w:rsidRPr="00B00D6B">
              <w:rPr>
                <w:rFonts w:ascii="Consolas" w:eastAsia="Times New Roman" w:hAnsi="Consolas" w:cs="Times New Roman"/>
                <w:color w:val="A31515"/>
                <w:sz w:val="21"/>
                <w:szCs w:val="21"/>
                <w:lang w:eastAsia="fr-FR"/>
              </w:rPr>
              <w:t>}"</w:t>
            </w:r>
          </w:p>
          <w:p w14:paraId="29B129D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w:t>
            </w:r>
            <w:proofErr w:type="spellStart"/>
            <w:r w:rsidRPr="00B00D6B">
              <w:rPr>
                <w:rFonts w:ascii="Consolas" w:eastAsia="Times New Roman" w:hAnsi="Consolas" w:cs="Times New Roman"/>
                <w:color w:val="A31515"/>
                <w:sz w:val="21"/>
                <w:szCs w:val="21"/>
                <w:lang w:eastAsia="fr-FR"/>
              </w:rPr>
              <w:t>repertoire</w:t>
            </w:r>
            <w:proofErr w:type="spellEnd"/>
            <w:r w:rsidRPr="00B00D6B">
              <w:rPr>
                <w:rFonts w:ascii="Consolas" w:eastAsia="Times New Roman" w:hAnsi="Consolas" w:cs="Times New Roman"/>
                <w:color w:val="A31515"/>
                <w:sz w:val="21"/>
                <w:szCs w:val="21"/>
                <w:lang w:eastAsia="fr-FR"/>
              </w:rPr>
              <w:t xml:space="preserve"> des dumps : ${</w:t>
            </w:r>
            <w:proofErr w:type="spellStart"/>
            <w:r w:rsidRPr="00B00D6B">
              <w:rPr>
                <w:rFonts w:ascii="Consolas" w:eastAsia="Times New Roman" w:hAnsi="Consolas" w:cs="Times New Roman"/>
                <w:color w:val="001080"/>
                <w:sz w:val="21"/>
                <w:szCs w:val="21"/>
                <w:lang w:eastAsia="fr-FR"/>
              </w:rPr>
              <w:t>repertoire_backup</w:t>
            </w:r>
            <w:proofErr w:type="spellEnd"/>
            <w:r w:rsidRPr="00B00D6B">
              <w:rPr>
                <w:rFonts w:ascii="Consolas" w:eastAsia="Times New Roman" w:hAnsi="Consolas" w:cs="Times New Roman"/>
                <w:color w:val="A31515"/>
                <w:sz w:val="21"/>
                <w:szCs w:val="21"/>
                <w:lang w:eastAsia="fr-FR"/>
              </w:rPr>
              <w:t>}"</w:t>
            </w:r>
          </w:p>
          <w:p w14:paraId="0C9E0E8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69FC4C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lastRenderedPageBreak/>
              <w:t>if</w:t>
            </w:r>
            <w:proofErr w:type="gramEnd"/>
            <w:r w:rsidRPr="00B00D6B">
              <w:rPr>
                <w:rFonts w:ascii="Consolas" w:eastAsia="Times New Roman" w:hAnsi="Consolas" w:cs="Times New Roman"/>
                <w:color w:val="000000"/>
                <w:sz w:val="21"/>
                <w:szCs w:val="21"/>
                <w:lang w:eastAsia="fr-FR"/>
              </w:rPr>
              <w:t xml:space="preserve"> [ -z </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w:t>
            </w:r>
            <w:proofErr w:type="spellStart"/>
            <w:r w:rsidRPr="00B00D6B">
              <w:rPr>
                <w:rFonts w:ascii="Consolas" w:eastAsia="Times New Roman" w:hAnsi="Consolas" w:cs="Times New Roman"/>
                <w:color w:val="001080"/>
                <w:sz w:val="21"/>
                <w:szCs w:val="21"/>
                <w:lang w:eastAsia="fr-FR"/>
              </w:rPr>
              <w:t>container_name</w:t>
            </w:r>
            <w:proofErr w:type="spellEnd"/>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p>
          <w:p w14:paraId="5A4C020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AF00DB"/>
                <w:sz w:val="21"/>
                <w:szCs w:val="21"/>
                <w:lang w:eastAsia="fr-FR"/>
              </w:rPr>
              <w:t>then</w:t>
            </w:r>
            <w:proofErr w:type="spellEnd"/>
            <w:proofErr w:type="gramEnd"/>
          </w:p>
          <w:p w14:paraId="30F7495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"travail avec </w:t>
            </w:r>
            <w:proofErr w:type="spellStart"/>
            <w:r w:rsidRPr="00B00D6B">
              <w:rPr>
                <w:rFonts w:ascii="Consolas" w:eastAsia="Times New Roman" w:hAnsi="Consolas" w:cs="Times New Roman"/>
                <w:color w:val="A31515"/>
                <w:sz w:val="21"/>
                <w:szCs w:val="21"/>
                <w:lang w:eastAsia="fr-FR"/>
              </w:rPr>
              <w:t>pg_restore</w:t>
            </w:r>
            <w:proofErr w:type="spellEnd"/>
            <w:r w:rsidRPr="00B00D6B">
              <w:rPr>
                <w:rFonts w:ascii="Consolas" w:eastAsia="Times New Roman" w:hAnsi="Consolas" w:cs="Times New Roman"/>
                <w:color w:val="A31515"/>
                <w:sz w:val="21"/>
                <w:szCs w:val="21"/>
                <w:lang w:eastAsia="fr-FR"/>
              </w:rPr>
              <w:t xml:space="preserve"> directement"</w:t>
            </w:r>
          </w:p>
          <w:p w14:paraId="19C59DA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gramStart"/>
            <w:r w:rsidRPr="00B00D6B">
              <w:rPr>
                <w:rFonts w:ascii="Consolas" w:eastAsia="Times New Roman" w:hAnsi="Consolas" w:cs="Times New Roman"/>
                <w:color w:val="0000FF"/>
                <w:sz w:val="21"/>
                <w:szCs w:val="21"/>
                <w:lang w:eastAsia="fr-FR"/>
              </w:rPr>
              <w:t>export</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PGPASSWORD</w:t>
            </w:r>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001080"/>
                <w:sz w:val="21"/>
                <w:szCs w:val="21"/>
                <w:lang w:eastAsia="fr-FR"/>
              </w:rPr>
              <w:t>db_password</w:t>
            </w:r>
            <w:proofErr w:type="spellEnd"/>
            <w:r w:rsidRPr="00B00D6B">
              <w:rPr>
                <w:rFonts w:ascii="Consolas" w:eastAsia="Times New Roman" w:hAnsi="Consolas" w:cs="Times New Roman"/>
                <w:color w:val="000000"/>
                <w:sz w:val="21"/>
                <w:szCs w:val="21"/>
                <w:lang w:eastAsia="fr-FR"/>
              </w:rPr>
              <w:t>}</w:t>
            </w:r>
          </w:p>
          <w:p w14:paraId="4D3D934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4766C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"purge des anciens </w:t>
            </w:r>
            <w:proofErr w:type="spellStart"/>
            <w:r w:rsidRPr="00B00D6B">
              <w:rPr>
                <w:rFonts w:ascii="Consolas" w:eastAsia="Times New Roman" w:hAnsi="Consolas" w:cs="Times New Roman"/>
                <w:color w:val="A31515"/>
                <w:sz w:val="21"/>
                <w:szCs w:val="21"/>
                <w:lang w:eastAsia="fr-FR"/>
              </w:rPr>
              <w:t>schemas</w:t>
            </w:r>
            <w:proofErr w:type="spellEnd"/>
            <w:r w:rsidRPr="00B00D6B">
              <w:rPr>
                <w:rFonts w:ascii="Consolas" w:eastAsia="Times New Roman" w:hAnsi="Consolas" w:cs="Times New Roman"/>
                <w:color w:val="A31515"/>
                <w:sz w:val="21"/>
                <w:szCs w:val="21"/>
                <w:lang w:eastAsia="fr-FR"/>
              </w:rPr>
              <w:t>"</w:t>
            </w:r>
          </w:p>
          <w:p w14:paraId="243DC5C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psql</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db_port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db_name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db_user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db_host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'DROP SCHEMA IF EXISTS </w:t>
            </w:r>
            <w:proofErr w:type="spellStart"/>
            <w:r w:rsidRPr="00B00D6B">
              <w:rPr>
                <w:rFonts w:ascii="Consolas" w:eastAsia="Times New Roman" w:hAnsi="Consolas" w:cs="Times New Roman"/>
                <w:color w:val="A31515"/>
                <w:sz w:val="21"/>
                <w:szCs w:val="21"/>
                <w:lang w:eastAsia="fr-FR"/>
              </w:rPr>
              <w:t>schema_chc</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schema_coc</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schema_gestion</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schema_inscription</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schema_mof</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schema_ref</w:t>
            </w:r>
            <w:proofErr w:type="spellEnd"/>
            <w:r w:rsidRPr="00B00D6B">
              <w:rPr>
                <w:rFonts w:ascii="Consolas" w:eastAsia="Times New Roman" w:hAnsi="Consolas" w:cs="Times New Roman"/>
                <w:color w:val="A31515"/>
                <w:sz w:val="21"/>
                <w:szCs w:val="21"/>
                <w:lang w:eastAsia="fr-FR"/>
              </w:rPr>
              <w:t xml:space="preserve"> CASCADE;'</w:t>
            </w:r>
          </w:p>
          <w:p w14:paraId="70D9C1C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
          <w:p w14:paraId="6CEAEE1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0BBDC90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0AD684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629BD87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&lt;${#</w:t>
            </w:r>
            <w:proofErr w:type="spellStart"/>
            <w:r w:rsidRPr="00B00D6B">
              <w:rPr>
                <w:rFonts w:ascii="Consolas" w:eastAsia="Times New Roman" w:hAnsi="Consolas" w:cs="Times New Roman"/>
                <w:color w:val="001080"/>
                <w:sz w:val="21"/>
                <w:szCs w:val="21"/>
                <w:lang w:val="en-GB" w:eastAsia="fr-FR"/>
              </w:rPr>
              <w:t>tableau_modules</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 </w:t>
            </w:r>
            <w:r w:rsidRPr="00B00D6B">
              <w:rPr>
                <w:rFonts w:ascii="Consolas" w:eastAsia="Times New Roman" w:hAnsi="Consolas" w:cs="Times New Roman"/>
                <w:color w:val="AF00DB"/>
                <w:sz w:val="21"/>
                <w:szCs w:val="21"/>
                <w:lang w:val="en-GB" w:eastAsia="fr-FR"/>
              </w:rPr>
              <w:t>do</w:t>
            </w:r>
          </w:p>
          <w:p w14:paraId="0FCB87C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0E24822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"suppression des extensions pour </w:t>
            </w:r>
            <w:proofErr w:type="spellStart"/>
            <w:r w:rsidRPr="00B00D6B">
              <w:rPr>
                <w:rFonts w:ascii="Consolas" w:eastAsia="Times New Roman" w:hAnsi="Consolas" w:cs="Times New Roman"/>
                <w:color w:val="A31515"/>
                <w:sz w:val="21"/>
                <w:szCs w:val="21"/>
                <w:lang w:eastAsia="fr-FR"/>
              </w:rPr>
              <w:t>eviter</w:t>
            </w:r>
            <w:proofErr w:type="spellEnd"/>
            <w:r w:rsidRPr="00B00D6B">
              <w:rPr>
                <w:rFonts w:ascii="Consolas" w:eastAsia="Times New Roman" w:hAnsi="Consolas" w:cs="Times New Roman"/>
                <w:color w:val="A31515"/>
                <w:sz w:val="21"/>
                <w:szCs w:val="21"/>
                <w:lang w:eastAsia="fr-FR"/>
              </w:rPr>
              <w:t xml:space="preserve"> un conflit ..."</w:t>
            </w:r>
          </w:p>
          <w:p w14:paraId="29A2207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psql</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db_port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db_name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db_user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db_host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'DROP EXTENSION IF EXISTS </w:t>
            </w:r>
            <w:proofErr w:type="spellStart"/>
            <w:r w:rsidRPr="00B00D6B">
              <w:rPr>
                <w:rFonts w:ascii="Consolas" w:eastAsia="Times New Roman" w:hAnsi="Consolas" w:cs="Times New Roman"/>
                <w:color w:val="A31515"/>
                <w:sz w:val="21"/>
                <w:szCs w:val="21"/>
                <w:lang w:eastAsia="fr-FR"/>
              </w:rPr>
              <w:t>unaccent</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pg_trgm</w:t>
            </w:r>
            <w:proofErr w:type="spellEnd"/>
            <w:r w:rsidRPr="00B00D6B">
              <w:rPr>
                <w:rFonts w:ascii="Consolas" w:eastAsia="Times New Roman" w:hAnsi="Consolas" w:cs="Times New Roman"/>
                <w:color w:val="A31515"/>
                <w:sz w:val="21"/>
                <w:szCs w:val="21"/>
                <w:lang w:eastAsia="fr-FR"/>
              </w:rPr>
              <w:t xml:space="preserve"> CASCADE;'</w:t>
            </w:r>
          </w:p>
          <w:p w14:paraId="4BC3FFD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proofErr w:type="spellStart"/>
            <w:r w:rsidRPr="00B00D6B">
              <w:rPr>
                <w:rFonts w:ascii="Consolas" w:eastAsia="Times New Roman" w:hAnsi="Consolas" w:cs="Times New Roman"/>
                <w:color w:val="001080"/>
                <w:sz w:val="21"/>
                <w:szCs w:val="21"/>
                <w:lang w:eastAsia="fr-FR"/>
              </w:rPr>
              <w:t>nom_dump</w:t>
            </w:r>
            <w:proofErr w:type="spellEnd"/>
            <w:r w:rsidRPr="00B00D6B">
              <w:rPr>
                <w:rFonts w:ascii="Consolas" w:eastAsia="Times New Roman" w:hAnsi="Consolas" w:cs="Times New Roman"/>
                <w:color w:val="A31515"/>
                <w:sz w:val="21"/>
                <w:szCs w:val="21"/>
                <w:lang w:eastAsia="fr-FR"/>
              </w:rPr>
              <w:t>} ..."</w:t>
            </w:r>
          </w:p>
          <w:p w14:paraId="393BDFE9" w14:textId="55803997" w:rsidR="00B00D6B" w:rsidRPr="00282205"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Change w:id="418" w:author="COUTIN Stéphane" w:date="2024-04-30T15:12:00Z">
                  <w:rPr>
                    <w:rFonts w:ascii="Consolas" w:eastAsia="Times New Roman" w:hAnsi="Consolas" w:cs="Times New Roman"/>
                    <w:color w:val="000000"/>
                    <w:sz w:val="21"/>
                    <w:szCs w:val="21"/>
                    <w:lang w:eastAsia="fr-FR"/>
                  </w:rPr>
                </w:rPrChange>
              </w:rPr>
            </w:pPr>
            <w:r w:rsidRPr="0003192A">
              <w:rPr>
                <w:rFonts w:ascii="Consolas" w:eastAsia="Times New Roman" w:hAnsi="Consolas" w:cs="Times New Roman"/>
                <w:color w:val="000000"/>
                <w:sz w:val="21"/>
                <w:szCs w:val="21"/>
                <w:lang w:eastAsia="fr-FR"/>
              </w:rPr>
              <w:t xml:space="preserve">        </w:t>
            </w:r>
            <w:proofErr w:type="spellStart"/>
            <w:r w:rsidRPr="00282205">
              <w:rPr>
                <w:rFonts w:ascii="Consolas" w:eastAsia="Times New Roman" w:hAnsi="Consolas" w:cs="Times New Roman"/>
                <w:color w:val="795E26"/>
                <w:sz w:val="21"/>
                <w:szCs w:val="21"/>
                <w:lang w:val="en-GB" w:eastAsia="fr-FR"/>
                <w:rPrChange w:id="419" w:author="COUTIN Stéphane" w:date="2024-04-30T15:12:00Z">
                  <w:rPr>
                    <w:rFonts w:ascii="Consolas" w:eastAsia="Times New Roman" w:hAnsi="Consolas" w:cs="Times New Roman"/>
                    <w:color w:val="795E26"/>
                    <w:sz w:val="21"/>
                    <w:szCs w:val="21"/>
                    <w:lang w:eastAsia="fr-FR"/>
                  </w:rPr>
                </w:rPrChange>
              </w:rPr>
              <w:t>pg_restore</w:t>
            </w:r>
            <w:proofErr w:type="spellEnd"/>
            <w:r w:rsidRPr="00282205">
              <w:rPr>
                <w:rFonts w:ascii="Consolas" w:eastAsia="Times New Roman" w:hAnsi="Consolas" w:cs="Times New Roman"/>
                <w:color w:val="000000"/>
                <w:sz w:val="21"/>
                <w:szCs w:val="21"/>
                <w:lang w:val="en-GB" w:eastAsia="fr-FR"/>
                <w:rPrChange w:id="420"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21" w:author="COUTIN Stéphane" w:date="2024-04-30T15:12:00Z">
                  <w:rPr>
                    <w:rFonts w:ascii="Consolas" w:eastAsia="Times New Roman" w:hAnsi="Consolas" w:cs="Times New Roman"/>
                    <w:color w:val="0000FF"/>
                    <w:sz w:val="21"/>
                    <w:szCs w:val="21"/>
                    <w:lang w:eastAsia="fr-FR"/>
                  </w:rPr>
                </w:rPrChange>
              </w:rPr>
              <w:t>-p</w:t>
            </w:r>
            <w:r w:rsidRPr="00282205">
              <w:rPr>
                <w:rFonts w:ascii="Consolas" w:eastAsia="Times New Roman" w:hAnsi="Consolas" w:cs="Times New Roman"/>
                <w:color w:val="000000"/>
                <w:sz w:val="21"/>
                <w:szCs w:val="21"/>
                <w:lang w:val="en-GB" w:eastAsia="fr-FR"/>
                <w:rPrChange w:id="422" w:author="COUTIN Stéphane" w:date="2024-04-30T15:12:00Z">
                  <w:rPr>
                    <w:rFonts w:ascii="Consolas" w:eastAsia="Times New Roman" w:hAnsi="Consolas" w:cs="Times New Roman"/>
                    <w:color w:val="000000"/>
                    <w:sz w:val="21"/>
                    <w:szCs w:val="21"/>
                    <w:lang w:eastAsia="fr-FR"/>
                  </w:rPr>
                </w:rPrChange>
              </w:rPr>
              <w:t xml:space="preserve"> ${</w:t>
            </w:r>
            <w:proofErr w:type="spellStart"/>
            <w:r w:rsidRPr="00282205">
              <w:rPr>
                <w:rFonts w:ascii="Consolas" w:eastAsia="Times New Roman" w:hAnsi="Consolas" w:cs="Times New Roman"/>
                <w:color w:val="001080"/>
                <w:sz w:val="21"/>
                <w:szCs w:val="21"/>
                <w:lang w:val="en-GB" w:eastAsia="fr-FR"/>
                <w:rPrChange w:id="423" w:author="COUTIN Stéphane" w:date="2024-04-30T15:12:00Z">
                  <w:rPr>
                    <w:rFonts w:ascii="Consolas" w:eastAsia="Times New Roman" w:hAnsi="Consolas" w:cs="Times New Roman"/>
                    <w:color w:val="001080"/>
                    <w:sz w:val="21"/>
                    <w:szCs w:val="21"/>
                    <w:lang w:eastAsia="fr-FR"/>
                  </w:rPr>
                </w:rPrChange>
              </w:rPr>
              <w:t>db_port</w:t>
            </w:r>
            <w:proofErr w:type="spellEnd"/>
            <w:r w:rsidRPr="00282205">
              <w:rPr>
                <w:rFonts w:ascii="Consolas" w:eastAsia="Times New Roman" w:hAnsi="Consolas" w:cs="Times New Roman"/>
                <w:color w:val="000000"/>
                <w:sz w:val="21"/>
                <w:szCs w:val="21"/>
                <w:lang w:val="en-GB" w:eastAsia="fr-FR"/>
                <w:rPrChange w:id="424"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25" w:author="COUTIN Stéphane" w:date="2024-04-30T15:12:00Z">
                  <w:rPr>
                    <w:rFonts w:ascii="Consolas" w:eastAsia="Times New Roman" w:hAnsi="Consolas" w:cs="Times New Roman"/>
                    <w:color w:val="0000FF"/>
                    <w:sz w:val="21"/>
                    <w:szCs w:val="21"/>
                    <w:lang w:eastAsia="fr-FR"/>
                  </w:rPr>
                </w:rPrChange>
              </w:rPr>
              <w:t>-d</w:t>
            </w:r>
            <w:r w:rsidRPr="00282205">
              <w:rPr>
                <w:rFonts w:ascii="Consolas" w:eastAsia="Times New Roman" w:hAnsi="Consolas" w:cs="Times New Roman"/>
                <w:color w:val="000000"/>
                <w:sz w:val="21"/>
                <w:szCs w:val="21"/>
                <w:lang w:val="en-GB" w:eastAsia="fr-FR"/>
                <w:rPrChange w:id="426" w:author="COUTIN Stéphane" w:date="2024-04-30T15:12:00Z">
                  <w:rPr>
                    <w:rFonts w:ascii="Consolas" w:eastAsia="Times New Roman" w:hAnsi="Consolas" w:cs="Times New Roman"/>
                    <w:color w:val="000000"/>
                    <w:sz w:val="21"/>
                    <w:szCs w:val="21"/>
                    <w:lang w:eastAsia="fr-FR"/>
                  </w:rPr>
                </w:rPrChange>
              </w:rPr>
              <w:t xml:space="preserve"> ${</w:t>
            </w:r>
            <w:proofErr w:type="spellStart"/>
            <w:r w:rsidRPr="00282205">
              <w:rPr>
                <w:rFonts w:ascii="Consolas" w:eastAsia="Times New Roman" w:hAnsi="Consolas" w:cs="Times New Roman"/>
                <w:color w:val="001080"/>
                <w:sz w:val="21"/>
                <w:szCs w:val="21"/>
                <w:lang w:val="en-GB" w:eastAsia="fr-FR"/>
                <w:rPrChange w:id="427" w:author="COUTIN Stéphane" w:date="2024-04-30T15:12:00Z">
                  <w:rPr>
                    <w:rFonts w:ascii="Consolas" w:eastAsia="Times New Roman" w:hAnsi="Consolas" w:cs="Times New Roman"/>
                    <w:color w:val="001080"/>
                    <w:sz w:val="21"/>
                    <w:szCs w:val="21"/>
                    <w:lang w:eastAsia="fr-FR"/>
                  </w:rPr>
                </w:rPrChange>
              </w:rPr>
              <w:t>db_name</w:t>
            </w:r>
            <w:proofErr w:type="spellEnd"/>
            <w:r w:rsidRPr="00282205">
              <w:rPr>
                <w:rFonts w:ascii="Consolas" w:eastAsia="Times New Roman" w:hAnsi="Consolas" w:cs="Times New Roman"/>
                <w:color w:val="000000"/>
                <w:sz w:val="21"/>
                <w:szCs w:val="21"/>
                <w:lang w:val="en-GB" w:eastAsia="fr-FR"/>
                <w:rPrChange w:id="428"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29" w:author="COUTIN Stéphane" w:date="2024-04-30T15:12:00Z">
                  <w:rPr>
                    <w:rFonts w:ascii="Consolas" w:eastAsia="Times New Roman" w:hAnsi="Consolas" w:cs="Times New Roman"/>
                    <w:color w:val="0000FF"/>
                    <w:sz w:val="21"/>
                    <w:szCs w:val="21"/>
                    <w:lang w:eastAsia="fr-FR"/>
                  </w:rPr>
                </w:rPrChange>
              </w:rPr>
              <w:t>-U</w:t>
            </w:r>
            <w:r w:rsidRPr="00282205">
              <w:rPr>
                <w:rFonts w:ascii="Consolas" w:eastAsia="Times New Roman" w:hAnsi="Consolas" w:cs="Times New Roman"/>
                <w:color w:val="000000"/>
                <w:sz w:val="21"/>
                <w:szCs w:val="21"/>
                <w:lang w:val="en-GB" w:eastAsia="fr-FR"/>
                <w:rPrChange w:id="430" w:author="COUTIN Stéphane" w:date="2024-04-30T15:12:00Z">
                  <w:rPr>
                    <w:rFonts w:ascii="Consolas" w:eastAsia="Times New Roman" w:hAnsi="Consolas" w:cs="Times New Roman"/>
                    <w:color w:val="000000"/>
                    <w:sz w:val="21"/>
                    <w:szCs w:val="21"/>
                    <w:lang w:eastAsia="fr-FR"/>
                  </w:rPr>
                </w:rPrChange>
              </w:rPr>
              <w:t xml:space="preserve"> ${</w:t>
            </w:r>
            <w:proofErr w:type="spellStart"/>
            <w:r w:rsidRPr="00282205">
              <w:rPr>
                <w:rFonts w:ascii="Consolas" w:eastAsia="Times New Roman" w:hAnsi="Consolas" w:cs="Times New Roman"/>
                <w:color w:val="001080"/>
                <w:sz w:val="21"/>
                <w:szCs w:val="21"/>
                <w:lang w:val="en-GB" w:eastAsia="fr-FR"/>
                <w:rPrChange w:id="431" w:author="COUTIN Stéphane" w:date="2024-04-30T15:12:00Z">
                  <w:rPr>
                    <w:rFonts w:ascii="Consolas" w:eastAsia="Times New Roman" w:hAnsi="Consolas" w:cs="Times New Roman"/>
                    <w:color w:val="001080"/>
                    <w:sz w:val="21"/>
                    <w:szCs w:val="21"/>
                    <w:lang w:eastAsia="fr-FR"/>
                  </w:rPr>
                </w:rPrChange>
              </w:rPr>
              <w:t>db_user</w:t>
            </w:r>
            <w:proofErr w:type="spellEnd"/>
            <w:r w:rsidRPr="00282205">
              <w:rPr>
                <w:rFonts w:ascii="Consolas" w:eastAsia="Times New Roman" w:hAnsi="Consolas" w:cs="Times New Roman"/>
                <w:color w:val="000000"/>
                <w:sz w:val="21"/>
                <w:szCs w:val="21"/>
                <w:lang w:val="en-GB" w:eastAsia="fr-FR"/>
                <w:rPrChange w:id="432"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33" w:author="COUTIN Stéphane" w:date="2024-04-30T15:12:00Z">
                  <w:rPr>
                    <w:rFonts w:ascii="Consolas" w:eastAsia="Times New Roman" w:hAnsi="Consolas" w:cs="Times New Roman"/>
                    <w:color w:val="0000FF"/>
                    <w:sz w:val="21"/>
                    <w:szCs w:val="21"/>
                    <w:lang w:eastAsia="fr-FR"/>
                  </w:rPr>
                </w:rPrChange>
              </w:rPr>
              <w:t>-h</w:t>
            </w:r>
            <w:r w:rsidRPr="00282205">
              <w:rPr>
                <w:rFonts w:ascii="Consolas" w:eastAsia="Times New Roman" w:hAnsi="Consolas" w:cs="Times New Roman"/>
                <w:color w:val="000000"/>
                <w:sz w:val="21"/>
                <w:szCs w:val="21"/>
                <w:lang w:val="en-GB" w:eastAsia="fr-FR"/>
                <w:rPrChange w:id="434" w:author="COUTIN Stéphane" w:date="2024-04-30T15:12:00Z">
                  <w:rPr>
                    <w:rFonts w:ascii="Consolas" w:eastAsia="Times New Roman" w:hAnsi="Consolas" w:cs="Times New Roman"/>
                    <w:color w:val="000000"/>
                    <w:sz w:val="21"/>
                    <w:szCs w:val="21"/>
                    <w:lang w:eastAsia="fr-FR"/>
                  </w:rPr>
                </w:rPrChange>
              </w:rPr>
              <w:t xml:space="preserve"> ${</w:t>
            </w:r>
            <w:proofErr w:type="spellStart"/>
            <w:r w:rsidRPr="00282205">
              <w:rPr>
                <w:rFonts w:ascii="Consolas" w:eastAsia="Times New Roman" w:hAnsi="Consolas" w:cs="Times New Roman"/>
                <w:color w:val="001080"/>
                <w:sz w:val="21"/>
                <w:szCs w:val="21"/>
                <w:lang w:val="en-GB" w:eastAsia="fr-FR"/>
                <w:rPrChange w:id="435" w:author="COUTIN Stéphane" w:date="2024-04-30T15:12:00Z">
                  <w:rPr>
                    <w:rFonts w:ascii="Consolas" w:eastAsia="Times New Roman" w:hAnsi="Consolas" w:cs="Times New Roman"/>
                    <w:color w:val="001080"/>
                    <w:sz w:val="21"/>
                    <w:szCs w:val="21"/>
                    <w:lang w:eastAsia="fr-FR"/>
                  </w:rPr>
                </w:rPrChange>
              </w:rPr>
              <w:t>db_host</w:t>
            </w:r>
            <w:proofErr w:type="spellEnd"/>
            <w:r w:rsidRPr="00282205">
              <w:rPr>
                <w:rFonts w:ascii="Consolas" w:eastAsia="Times New Roman" w:hAnsi="Consolas" w:cs="Times New Roman"/>
                <w:color w:val="000000"/>
                <w:sz w:val="21"/>
                <w:szCs w:val="21"/>
                <w:lang w:val="en-GB" w:eastAsia="fr-FR"/>
                <w:rPrChange w:id="436"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37" w:author="COUTIN Stéphane" w:date="2024-04-30T15:12:00Z">
                  <w:rPr>
                    <w:rFonts w:ascii="Consolas" w:eastAsia="Times New Roman" w:hAnsi="Consolas" w:cs="Times New Roman"/>
                    <w:color w:val="0000FF"/>
                    <w:sz w:val="21"/>
                    <w:szCs w:val="21"/>
                    <w:lang w:eastAsia="fr-FR"/>
                  </w:rPr>
                </w:rPrChange>
              </w:rPr>
              <w:t>--no-owner</w:t>
            </w:r>
            <w:r w:rsidRPr="00282205">
              <w:rPr>
                <w:rFonts w:ascii="Consolas" w:eastAsia="Times New Roman" w:hAnsi="Consolas" w:cs="Times New Roman"/>
                <w:color w:val="000000"/>
                <w:sz w:val="21"/>
                <w:szCs w:val="21"/>
                <w:lang w:val="en-GB" w:eastAsia="fr-FR"/>
                <w:rPrChange w:id="438" w:author="COUTIN Stéphane" w:date="2024-04-30T15:12:00Z">
                  <w:rPr>
                    <w:rFonts w:ascii="Consolas" w:eastAsia="Times New Roman" w:hAnsi="Consolas" w:cs="Times New Roman"/>
                    <w:color w:val="000000"/>
                    <w:sz w:val="21"/>
                    <w:szCs w:val="21"/>
                    <w:lang w:eastAsia="fr-FR"/>
                  </w:rPr>
                </w:rPrChange>
              </w:rPr>
              <w:t xml:space="preserve"> </w:t>
            </w:r>
            <w:r w:rsidRPr="00282205">
              <w:rPr>
                <w:rFonts w:ascii="Consolas" w:eastAsia="Times New Roman" w:hAnsi="Consolas" w:cs="Times New Roman"/>
                <w:color w:val="0000FF"/>
                <w:sz w:val="21"/>
                <w:szCs w:val="21"/>
                <w:lang w:val="en-GB" w:eastAsia="fr-FR"/>
                <w:rPrChange w:id="439" w:author="COUTIN Stéphane" w:date="2024-04-30T15:12:00Z">
                  <w:rPr>
                    <w:rFonts w:ascii="Consolas" w:eastAsia="Times New Roman" w:hAnsi="Consolas" w:cs="Times New Roman"/>
                    <w:color w:val="0000FF"/>
                    <w:sz w:val="21"/>
                    <w:szCs w:val="21"/>
                    <w:lang w:eastAsia="fr-FR"/>
                  </w:rPr>
                </w:rPrChange>
              </w:rPr>
              <w:t>--no-</w:t>
            </w:r>
            <w:proofErr w:type="spellStart"/>
            <w:r w:rsidRPr="00282205">
              <w:rPr>
                <w:rFonts w:ascii="Consolas" w:eastAsia="Times New Roman" w:hAnsi="Consolas" w:cs="Times New Roman"/>
                <w:color w:val="0000FF"/>
                <w:sz w:val="21"/>
                <w:szCs w:val="21"/>
                <w:lang w:val="en-GB" w:eastAsia="fr-FR"/>
                <w:rPrChange w:id="440" w:author="COUTIN Stéphane" w:date="2024-04-30T15:12:00Z">
                  <w:rPr>
                    <w:rFonts w:ascii="Consolas" w:eastAsia="Times New Roman" w:hAnsi="Consolas" w:cs="Times New Roman"/>
                    <w:color w:val="0000FF"/>
                    <w:sz w:val="21"/>
                    <w:szCs w:val="21"/>
                    <w:lang w:eastAsia="fr-FR"/>
                  </w:rPr>
                </w:rPrChange>
              </w:rPr>
              <w:t>acl</w:t>
            </w:r>
            <w:proofErr w:type="spellEnd"/>
            <w:ins w:id="441" w:author="COUTIN Stéphane" w:date="2024-04-30T15:11:00Z">
              <w:r w:rsidR="00282205" w:rsidRPr="00282205">
                <w:rPr>
                  <w:rFonts w:ascii="Consolas" w:eastAsia="Times New Roman" w:hAnsi="Consolas" w:cs="Times New Roman"/>
                  <w:color w:val="0000FF"/>
                  <w:sz w:val="21"/>
                  <w:szCs w:val="21"/>
                  <w:lang w:val="en-GB" w:eastAsia="fr-FR"/>
                  <w:rPrChange w:id="442" w:author="COUTIN Stéphane" w:date="2024-04-30T15:12:00Z">
                    <w:rPr>
                      <w:rFonts w:ascii="Consolas" w:eastAsia="Times New Roman" w:hAnsi="Consolas" w:cs="Times New Roman"/>
                      <w:color w:val="0000FF"/>
                      <w:sz w:val="21"/>
                      <w:szCs w:val="21"/>
                      <w:lang w:eastAsia="fr-FR"/>
                    </w:rPr>
                  </w:rPrChange>
                </w:rPr>
                <w:t xml:space="preserve"> --clean --if-exists</w:t>
              </w:r>
            </w:ins>
            <w:r w:rsidRPr="00282205">
              <w:rPr>
                <w:rFonts w:ascii="Consolas" w:eastAsia="Times New Roman" w:hAnsi="Consolas" w:cs="Times New Roman"/>
                <w:color w:val="000000"/>
                <w:sz w:val="21"/>
                <w:szCs w:val="21"/>
                <w:lang w:val="en-GB" w:eastAsia="fr-FR"/>
                <w:rPrChange w:id="443" w:author="COUTIN Stéphane" w:date="2024-04-30T15:12:00Z">
                  <w:rPr>
                    <w:rFonts w:ascii="Consolas" w:eastAsia="Times New Roman" w:hAnsi="Consolas" w:cs="Times New Roman"/>
                    <w:color w:val="000000"/>
                    <w:sz w:val="21"/>
                    <w:szCs w:val="21"/>
                    <w:lang w:eastAsia="fr-FR"/>
                  </w:rPr>
                </w:rPrChange>
              </w:rPr>
              <w:t xml:space="preserve"> ${</w:t>
            </w:r>
            <w:proofErr w:type="spellStart"/>
            <w:r w:rsidRPr="00282205">
              <w:rPr>
                <w:rFonts w:ascii="Consolas" w:eastAsia="Times New Roman" w:hAnsi="Consolas" w:cs="Times New Roman"/>
                <w:color w:val="001080"/>
                <w:sz w:val="21"/>
                <w:szCs w:val="21"/>
                <w:lang w:val="en-GB" w:eastAsia="fr-FR"/>
                <w:rPrChange w:id="444" w:author="COUTIN Stéphane" w:date="2024-04-30T15:12:00Z">
                  <w:rPr>
                    <w:rFonts w:ascii="Consolas" w:eastAsia="Times New Roman" w:hAnsi="Consolas" w:cs="Times New Roman"/>
                    <w:color w:val="001080"/>
                    <w:sz w:val="21"/>
                    <w:szCs w:val="21"/>
                    <w:lang w:eastAsia="fr-FR"/>
                  </w:rPr>
                </w:rPrChange>
              </w:rPr>
              <w:t>repertoire_backup</w:t>
            </w:r>
            <w:proofErr w:type="spellEnd"/>
            <w:r w:rsidRPr="00282205">
              <w:rPr>
                <w:rFonts w:ascii="Consolas" w:eastAsia="Times New Roman" w:hAnsi="Consolas" w:cs="Times New Roman"/>
                <w:color w:val="000000"/>
                <w:sz w:val="21"/>
                <w:szCs w:val="21"/>
                <w:lang w:val="en-GB" w:eastAsia="fr-FR"/>
                <w:rPrChange w:id="445" w:author="COUTIN Stéphane" w:date="2024-04-30T15:12:00Z">
                  <w:rPr>
                    <w:rFonts w:ascii="Consolas" w:eastAsia="Times New Roman" w:hAnsi="Consolas" w:cs="Times New Roman"/>
                    <w:color w:val="000000"/>
                    <w:sz w:val="21"/>
                    <w:szCs w:val="21"/>
                    <w:lang w:eastAsia="fr-FR"/>
                  </w:rPr>
                </w:rPrChange>
              </w:rPr>
              <w:t>}</w:t>
            </w:r>
            <w:r w:rsidRPr="00282205">
              <w:rPr>
                <w:rFonts w:ascii="Consolas" w:eastAsia="Times New Roman" w:hAnsi="Consolas" w:cs="Times New Roman"/>
                <w:color w:val="A31515"/>
                <w:sz w:val="21"/>
                <w:szCs w:val="21"/>
                <w:lang w:val="en-GB" w:eastAsia="fr-FR"/>
                <w:rPrChange w:id="446" w:author="COUTIN Stéphane" w:date="2024-04-30T15:12:00Z">
                  <w:rPr>
                    <w:rFonts w:ascii="Consolas" w:eastAsia="Times New Roman" w:hAnsi="Consolas" w:cs="Times New Roman"/>
                    <w:color w:val="A31515"/>
                    <w:sz w:val="21"/>
                    <w:szCs w:val="21"/>
                    <w:lang w:eastAsia="fr-FR"/>
                  </w:rPr>
                </w:rPrChange>
              </w:rPr>
              <w:t>/</w:t>
            </w:r>
            <w:r w:rsidRPr="00282205">
              <w:rPr>
                <w:rFonts w:ascii="Consolas" w:eastAsia="Times New Roman" w:hAnsi="Consolas" w:cs="Times New Roman"/>
                <w:color w:val="000000"/>
                <w:sz w:val="21"/>
                <w:szCs w:val="21"/>
                <w:lang w:val="en-GB" w:eastAsia="fr-FR"/>
                <w:rPrChange w:id="447" w:author="COUTIN Stéphane" w:date="2024-04-30T15:12:00Z">
                  <w:rPr>
                    <w:rFonts w:ascii="Consolas" w:eastAsia="Times New Roman" w:hAnsi="Consolas" w:cs="Times New Roman"/>
                    <w:color w:val="000000"/>
                    <w:sz w:val="21"/>
                    <w:szCs w:val="21"/>
                    <w:lang w:eastAsia="fr-FR"/>
                  </w:rPr>
                </w:rPrChange>
              </w:rPr>
              <w:t>${</w:t>
            </w:r>
            <w:proofErr w:type="spellStart"/>
            <w:r w:rsidRPr="00282205">
              <w:rPr>
                <w:rFonts w:ascii="Consolas" w:eastAsia="Times New Roman" w:hAnsi="Consolas" w:cs="Times New Roman"/>
                <w:color w:val="001080"/>
                <w:sz w:val="21"/>
                <w:szCs w:val="21"/>
                <w:lang w:val="en-GB" w:eastAsia="fr-FR"/>
                <w:rPrChange w:id="448" w:author="COUTIN Stéphane" w:date="2024-04-30T15:12:00Z">
                  <w:rPr>
                    <w:rFonts w:ascii="Consolas" w:eastAsia="Times New Roman" w:hAnsi="Consolas" w:cs="Times New Roman"/>
                    <w:color w:val="001080"/>
                    <w:sz w:val="21"/>
                    <w:szCs w:val="21"/>
                    <w:lang w:eastAsia="fr-FR"/>
                  </w:rPr>
                </w:rPrChange>
              </w:rPr>
              <w:t>nom_dump</w:t>
            </w:r>
            <w:proofErr w:type="spellEnd"/>
            <w:r w:rsidRPr="00282205">
              <w:rPr>
                <w:rFonts w:ascii="Consolas" w:eastAsia="Times New Roman" w:hAnsi="Consolas" w:cs="Times New Roman"/>
                <w:color w:val="000000"/>
                <w:sz w:val="21"/>
                <w:szCs w:val="21"/>
                <w:lang w:val="en-GB" w:eastAsia="fr-FR"/>
                <w:rPrChange w:id="449" w:author="COUTIN Stéphane" w:date="2024-04-30T15:12:00Z">
                  <w:rPr>
                    <w:rFonts w:ascii="Consolas" w:eastAsia="Times New Roman" w:hAnsi="Consolas" w:cs="Times New Roman"/>
                    <w:color w:val="000000"/>
                    <w:sz w:val="21"/>
                    <w:szCs w:val="21"/>
                    <w:lang w:eastAsia="fr-FR"/>
                  </w:rPr>
                </w:rPrChange>
              </w:rPr>
              <w:t>}</w:t>
            </w:r>
          </w:p>
          <w:p w14:paraId="4909B59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282205">
              <w:rPr>
                <w:rFonts w:ascii="Consolas" w:eastAsia="Times New Roman" w:hAnsi="Consolas" w:cs="Times New Roman"/>
                <w:color w:val="000000"/>
                <w:sz w:val="21"/>
                <w:szCs w:val="21"/>
                <w:lang w:val="en-GB" w:eastAsia="fr-FR"/>
                <w:rPrChange w:id="450" w:author="COUTIN Stéphane" w:date="2024-04-30T15:12:00Z">
                  <w:rPr>
                    <w:rFonts w:ascii="Consolas" w:eastAsia="Times New Roman" w:hAnsi="Consolas" w:cs="Times New Roman"/>
                    <w:color w:val="000000"/>
                    <w:sz w:val="21"/>
                    <w:szCs w:val="21"/>
                    <w:lang w:eastAsia="fr-FR"/>
                  </w:rPr>
                </w:rPrChange>
              </w:rPr>
              <w:t xml:space="preserve">    </w:t>
            </w:r>
            <w:proofErr w:type="spellStart"/>
            <w:proofErr w:type="gramStart"/>
            <w:r w:rsidRPr="00B00D6B">
              <w:rPr>
                <w:rFonts w:ascii="Consolas" w:eastAsia="Times New Roman" w:hAnsi="Consolas" w:cs="Times New Roman"/>
                <w:color w:val="AF00DB"/>
                <w:sz w:val="21"/>
                <w:szCs w:val="21"/>
                <w:lang w:eastAsia="fr-FR"/>
              </w:rPr>
              <w:t>done</w:t>
            </w:r>
            <w:proofErr w:type="spellEnd"/>
            <w:proofErr w:type="gramEnd"/>
          </w:p>
          <w:p w14:paraId="1487B0A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AF00DB"/>
                <w:sz w:val="21"/>
                <w:szCs w:val="21"/>
                <w:lang w:eastAsia="fr-FR"/>
              </w:rPr>
              <w:t>else</w:t>
            </w:r>
            <w:proofErr w:type="spellEnd"/>
            <w:proofErr w:type="gramEnd"/>
          </w:p>
          <w:p w14:paraId="348FDD5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"travail avec conteneurs"</w:t>
            </w:r>
          </w:p>
          <w:p w14:paraId="0E2C2090" w14:textId="296453F6" w:rsidR="00B00D6B" w:rsidRPr="00B00D6B" w:rsidDel="005D4AF1"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del w:id="451" w:author="COUTIN Stéphane" w:date="2024-04-24T11:31:00Z"/>
                <w:rFonts w:ascii="Consolas" w:eastAsia="Times New Roman" w:hAnsi="Consolas" w:cs="Times New Roman"/>
                <w:color w:val="000000"/>
                <w:sz w:val="21"/>
                <w:szCs w:val="21"/>
                <w:lang w:eastAsia="fr-FR"/>
              </w:rPr>
            </w:pPr>
          </w:p>
          <w:p w14:paraId="4DE9FDB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"purge des anciens </w:t>
            </w:r>
            <w:proofErr w:type="spellStart"/>
            <w:r w:rsidRPr="00B00D6B">
              <w:rPr>
                <w:rFonts w:ascii="Consolas" w:eastAsia="Times New Roman" w:hAnsi="Consolas" w:cs="Times New Roman"/>
                <w:color w:val="A31515"/>
                <w:sz w:val="21"/>
                <w:szCs w:val="21"/>
                <w:lang w:eastAsia="fr-FR"/>
              </w:rPr>
              <w:t>schemas</w:t>
            </w:r>
            <w:proofErr w:type="spellEnd"/>
            <w:r w:rsidRPr="00B00D6B">
              <w:rPr>
                <w:rFonts w:ascii="Consolas" w:eastAsia="Times New Roman" w:hAnsi="Consolas" w:cs="Times New Roman"/>
                <w:color w:val="A31515"/>
                <w:sz w:val="21"/>
                <w:szCs w:val="21"/>
                <w:lang w:eastAsia="fr-FR"/>
              </w:rPr>
              <w:t>..."</w:t>
            </w:r>
          </w:p>
          <w:p w14:paraId="24B83C2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psql</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 xml:space="preserve">'DROP SCHEMA IF EXISTS </w:t>
            </w:r>
            <w:proofErr w:type="spellStart"/>
            <w:r w:rsidRPr="00B00D6B">
              <w:rPr>
                <w:rFonts w:ascii="Consolas" w:eastAsia="Times New Roman" w:hAnsi="Consolas" w:cs="Times New Roman"/>
                <w:color w:val="A31515"/>
                <w:sz w:val="21"/>
                <w:szCs w:val="21"/>
                <w:lang w:val="en-GB" w:eastAsia="fr-FR"/>
              </w:rPr>
              <w:t>schema_chc</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schema_coc</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schema_gestion</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schema_inscription</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schema_mof</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schema_ref</w:t>
            </w:r>
            <w:proofErr w:type="spellEnd"/>
            <w:r w:rsidRPr="00B00D6B">
              <w:rPr>
                <w:rFonts w:ascii="Consolas" w:eastAsia="Times New Roman" w:hAnsi="Consolas" w:cs="Times New Roman"/>
                <w:color w:val="A31515"/>
                <w:sz w:val="21"/>
                <w:szCs w:val="21"/>
                <w:lang w:val="en-GB" w:eastAsia="fr-FR"/>
              </w:rPr>
              <w:t xml:space="preserve"> CASCADE;'</w:t>
            </w:r>
          </w:p>
          <w:p w14:paraId="4AE8DE7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val="en-GB" w:eastAsia="fr-FR"/>
              </w:rPr>
              <w:t xml:space="preserve">    </w:t>
            </w:r>
          </w:p>
          <w:p w14:paraId="62AA5DF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3CE34FB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777676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&lt;${#</w:t>
            </w:r>
            <w:proofErr w:type="spellStart"/>
            <w:r w:rsidRPr="00B00D6B">
              <w:rPr>
                <w:rFonts w:ascii="Consolas" w:eastAsia="Times New Roman" w:hAnsi="Consolas" w:cs="Times New Roman"/>
                <w:color w:val="001080"/>
                <w:sz w:val="21"/>
                <w:szCs w:val="21"/>
                <w:lang w:val="en-GB" w:eastAsia="fr-FR"/>
              </w:rPr>
              <w:t>tableau_modules</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 </w:t>
            </w:r>
            <w:r w:rsidRPr="00B00D6B">
              <w:rPr>
                <w:rFonts w:ascii="Consolas" w:eastAsia="Times New Roman" w:hAnsi="Consolas" w:cs="Times New Roman"/>
                <w:color w:val="AF00DB"/>
                <w:sz w:val="21"/>
                <w:szCs w:val="21"/>
                <w:lang w:val="en-GB" w:eastAsia="fr-FR"/>
              </w:rPr>
              <w:t>do</w:t>
            </w:r>
          </w:p>
          <w:p w14:paraId="16B0B83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149871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"suppression des extensions pour </w:t>
            </w:r>
            <w:proofErr w:type="spellStart"/>
            <w:r w:rsidRPr="00B00D6B">
              <w:rPr>
                <w:rFonts w:ascii="Consolas" w:eastAsia="Times New Roman" w:hAnsi="Consolas" w:cs="Times New Roman"/>
                <w:color w:val="A31515"/>
                <w:sz w:val="21"/>
                <w:szCs w:val="21"/>
                <w:lang w:eastAsia="fr-FR"/>
              </w:rPr>
              <w:t>eviter</w:t>
            </w:r>
            <w:proofErr w:type="spellEnd"/>
            <w:r w:rsidRPr="00B00D6B">
              <w:rPr>
                <w:rFonts w:ascii="Consolas" w:eastAsia="Times New Roman" w:hAnsi="Consolas" w:cs="Times New Roman"/>
                <w:color w:val="A31515"/>
                <w:sz w:val="21"/>
                <w:szCs w:val="21"/>
                <w:lang w:eastAsia="fr-FR"/>
              </w:rPr>
              <w:t xml:space="preserve"> un conflit ..."</w:t>
            </w:r>
          </w:p>
          <w:p w14:paraId="374ABCF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psql</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 xml:space="preserve">'DROP EXTENSION IF EXISTS unaccent, </w:t>
            </w:r>
            <w:proofErr w:type="spellStart"/>
            <w:r w:rsidRPr="00B00D6B">
              <w:rPr>
                <w:rFonts w:ascii="Consolas" w:eastAsia="Times New Roman" w:hAnsi="Consolas" w:cs="Times New Roman"/>
                <w:color w:val="A31515"/>
                <w:sz w:val="21"/>
                <w:szCs w:val="21"/>
                <w:lang w:val="en-GB" w:eastAsia="fr-FR"/>
              </w:rPr>
              <w:t>pg_trgm</w:t>
            </w:r>
            <w:proofErr w:type="spellEnd"/>
            <w:r w:rsidRPr="00B00D6B">
              <w:rPr>
                <w:rFonts w:ascii="Consolas" w:eastAsia="Times New Roman" w:hAnsi="Consolas" w:cs="Times New Roman"/>
                <w:color w:val="A31515"/>
                <w:sz w:val="21"/>
                <w:szCs w:val="21"/>
                <w:lang w:val="en-GB" w:eastAsia="fr-FR"/>
              </w:rPr>
              <w:t xml:space="preserve"> CASCADE;'</w:t>
            </w:r>
          </w:p>
          <w:p w14:paraId="49404D6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proofErr w:type="spellStart"/>
            <w:r w:rsidRPr="00B00D6B">
              <w:rPr>
                <w:rFonts w:ascii="Consolas" w:eastAsia="Times New Roman" w:hAnsi="Consolas" w:cs="Times New Roman"/>
                <w:color w:val="001080"/>
                <w:sz w:val="21"/>
                <w:szCs w:val="21"/>
                <w:lang w:eastAsia="fr-FR"/>
              </w:rPr>
              <w:t>nom_dump</w:t>
            </w:r>
            <w:proofErr w:type="spellEnd"/>
            <w:r w:rsidRPr="00B00D6B">
              <w:rPr>
                <w:rFonts w:ascii="Consolas" w:eastAsia="Times New Roman" w:hAnsi="Consolas" w:cs="Times New Roman"/>
                <w:color w:val="A31515"/>
                <w:sz w:val="21"/>
                <w:szCs w:val="21"/>
                <w:lang w:eastAsia="fr-FR"/>
              </w:rPr>
              <w:t>} ..."</w:t>
            </w:r>
          </w:p>
          <w:p w14:paraId="42E599E5" w14:textId="4FE00B2A"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03192A">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pg_restore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--no-owner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w:t>
            </w:r>
            <w:proofErr w:type="spellStart"/>
            <w:r w:rsidRPr="00B00D6B">
              <w:rPr>
                <w:rFonts w:ascii="Consolas" w:eastAsia="Times New Roman" w:hAnsi="Consolas" w:cs="Times New Roman"/>
                <w:color w:val="0000FF"/>
                <w:sz w:val="21"/>
                <w:szCs w:val="21"/>
                <w:lang w:val="en-GB" w:eastAsia="fr-FR"/>
              </w:rPr>
              <w:t>acl</w:t>
            </w:r>
            <w:proofErr w:type="spellEnd"/>
            <w:ins w:id="452" w:author="COUTIN Stéphane" w:date="2024-04-30T15:12:00Z">
              <w:r w:rsidR="00282205" w:rsidRPr="00282205">
                <w:rPr>
                  <w:rFonts w:ascii="Consolas" w:eastAsia="Times New Roman" w:hAnsi="Consolas" w:cs="Times New Roman"/>
                  <w:color w:val="0000FF"/>
                  <w:sz w:val="21"/>
                  <w:szCs w:val="21"/>
                  <w:lang w:val="en-GB" w:eastAsia="fr-FR"/>
                </w:rPr>
                <w:t xml:space="preserve"> --clean --if-exists</w:t>
              </w:r>
            </w:ins>
            <w:r w:rsidRPr="00B00D6B">
              <w:rPr>
                <w:rFonts w:ascii="Consolas" w:eastAsia="Times New Roman" w:hAnsi="Consolas" w:cs="Times New Roman"/>
                <w:color w:val="000000"/>
                <w:sz w:val="21"/>
                <w:szCs w:val="21"/>
                <w:lang w:val="en-GB" w:eastAsia="fr-FR"/>
              </w:rPr>
              <w:t xml:space="preserve"> &lt; ${</w:t>
            </w:r>
            <w:proofErr w:type="spellStart"/>
            <w:r w:rsidRPr="00B00D6B">
              <w:rPr>
                <w:rFonts w:ascii="Consolas" w:eastAsia="Times New Roman" w:hAnsi="Consolas" w:cs="Times New Roman"/>
                <w:color w:val="001080"/>
                <w:sz w:val="21"/>
                <w:szCs w:val="21"/>
                <w:lang w:val="en-GB" w:eastAsia="fr-FR"/>
              </w:rPr>
              <w:t>repertoire_backup</w:t>
            </w:r>
            <w:proofErr w:type="spell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A31515"/>
                <w:sz w:val="21"/>
                <w:szCs w:val="21"/>
                <w:lang w:val="en-GB" w:eastAsia="fr-FR"/>
              </w:rPr>
              <w:t>/</w:t>
            </w:r>
            <w:r w:rsidRPr="00B00D6B">
              <w:rPr>
                <w:rFonts w:ascii="Consolas" w:eastAsia="Times New Roman" w:hAnsi="Consolas" w:cs="Times New Roman"/>
                <w:color w:val="000000"/>
                <w:sz w:val="21"/>
                <w:szCs w:val="21"/>
                <w:lang w:val="en-GB" w:eastAsia="fr-FR"/>
              </w:rPr>
              <w:t>${</w:t>
            </w:r>
            <w:proofErr w:type="spellStart"/>
            <w:r w:rsidRPr="00B00D6B">
              <w:rPr>
                <w:rFonts w:ascii="Consolas" w:eastAsia="Times New Roman" w:hAnsi="Consolas" w:cs="Times New Roman"/>
                <w:color w:val="001080"/>
                <w:sz w:val="21"/>
                <w:szCs w:val="21"/>
                <w:lang w:val="en-GB" w:eastAsia="fr-FR"/>
              </w:rPr>
              <w:t>nom_dump</w:t>
            </w:r>
            <w:proofErr w:type="spellEnd"/>
            <w:r w:rsidRPr="00B00D6B">
              <w:rPr>
                <w:rFonts w:ascii="Consolas" w:eastAsia="Times New Roman" w:hAnsi="Consolas" w:cs="Times New Roman"/>
                <w:color w:val="000000"/>
                <w:sz w:val="21"/>
                <w:szCs w:val="21"/>
                <w:lang w:val="en-GB" w:eastAsia="fr-FR"/>
              </w:rPr>
              <w:t>}</w:t>
            </w:r>
          </w:p>
          <w:p w14:paraId="7D4DB2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AF00DB"/>
                <w:sz w:val="21"/>
                <w:szCs w:val="21"/>
                <w:lang w:eastAsia="fr-FR"/>
              </w:rPr>
              <w:t>done</w:t>
            </w:r>
            <w:proofErr w:type="spellEnd"/>
            <w:proofErr w:type="gramEnd"/>
          </w:p>
          <w:p w14:paraId="28BBDC6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fi</w:t>
            </w:r>
            <w:proofErr w:type="gramEnd"/>
          </w:p>
          <w:p w14:paraId="4A021F6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7C563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lastRenderedPageBreak/>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terminé. Vérifier dans les traces que tout s'est bien passé"</w:t>
            </w:r>
          </w:p>
          <w:p w14:paraId="1303551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3011F07" w14:textId="77777777" w:rsidR="00B00D6B" w:rsidRDefault="00B00D6B" w:rsidP="00316BC4">
            <w:pPr>
              <w:pBdr>
                <w:top w:val="none" w:sz="0" w:space="0" w:color="auto"/>
                <w:left w:val="none" w:sz="0" w:space="0" w:color="auto"/>
                <w:bottom w:val="none" w:sz="0" w:space="0" w:color="auto"/>
                <w:right w:val="none" w:sz="0" w:space="0" w:color="auto"/>
                <w:between w:val="none" w:sz="0" w:space="0" w:color="auto"/>
              </w:pBdr>
            </w:pPr>
          </w:p>
        </w:tc>
      </w:tr>
    </w:tbl>
    <w:p w14:paraId="0D79B22D" w14:textId="535CD55F" w:rsidR="00B00D6B" w:rsidDel="005D4AF1" w:rsidRDefault="00B00D6B" w:rsidP="00316BC4">
      <w:pPr>
        <w:rPr>
          <w:del w:id="453" w:author="COUTIN Stéphane" w:date="2024-04-24T11:31:00Z"/>
        </w:rPr>
      </w:pPr>
    </w:p>
    <w:p w14:paraId="2F5C800E" w14:textId="2B727661" w:rsidR="00316BC4" w:rsidDel="005D4AF1" w:rsidRDefault="00316BC4" w:rsidP="00316BC4">
      <w:pPr>
        <w:rPr>
          <w:del w:id="454" w:author="COUTIN Stéphane" w:date="2024-04-24T11:31:00Z"/>
        </w:rPr>
      </w:pPr>
    </w:p>
    <w:p w14:paraId="2115467F" w14:textId="61342B0C" w:rsidR="00316BC4" w:rsidRPr="00316BC4" w:rsidDel="005D4AF1" w:rsidRDefault="00316BC4" w:rsidP="00316BC4">
      <w:pPr>
        <w:rPr>
          <w:del w:id="455" w:author="COUTIN Stéphane" w:date="2024-04-24T11:31:00Z"/>
        </w:rPr>
      </w:pPr>
    </w:p>
    <w:p w14:paraId="02A81520" w14:textId="77777777" w:rsidR="00580A5F" w:rsidRDefault="00580A5F">
      <w:pPr>
        <w:rPr>
          <w:rFonts w:ascii="Calibri Light" w:eastAsia="Calibri Light" w:hAnsi="Calibri Light" w:cs="Calibri Light"/>
          <w:color w:val="2E74B5" w:themeColor="accent1" w:themeShade="BF"/>
          <w:sz w:val="26"/>
          <w:szCs w:val="26"/>
        </w:rPr>
      </w:pPr>
      <w:r>
        <w:br w:type="page"/>
      </w:r>
    </w:p>
    <w:p w14:paraId="5DFDB0E5" w14:textId="49014021" w:rsidR="005E3CF5" w:rsidRDefault="00315F83" w:rsidP="00E33BE9">
      <w:pPr>
        <w:pStyle w:val="Titre2"/>
        <w:rPr>
          <w:ins w:id="456" w:author="COUTIN Stéphane" w:date="2024-04-30T15:12:00Z"/>
        </w:rPr>
      </w:pPr>
      <w:bookmarkStart w:id="457" w:name="_Toc140654478"/>
      <w:bookmarkStart w:id="458" w:name="_Toc165383235"/>
      <w:r>
        <w:lastRenderedPageBreak/>
        <w:t>Modèle de données ‘métier’</w:t>
      </w:r>
      <w:bookmarkEnd w:id="457"/>
      <w:bookmarkEnd w:id="458"/>
    </w:p>
    <w:p w14:paraId="500613FE" w14:textId="144484EB" w:rsidR="00282205" w:rsidRDefault="00282205" w:rsidP="00282205">
      <w:pPr>
        <w:rPr>
          <w:ins w:id="459" w:author="COUTIN Stéphane" w:date="2024-04-30T15:13:00Z"/>
        </w:rPr>
      </w:pPr>
      <w:ins w:id="460" w:author="COUTIN Stéphane" w:date="2024-04-30T15:12:00Z">
        <w:r>
          <w:t>Il est disponible dans le</w:t>
        </w:r>
      </w:ins>
      <w:ins w:id="461" w:author="COUTIN Stéphane" w:date="2024-04-30T15:13:00Z">
        <w:r>
          <w:t xml:space="preserve"> </w:t>
        </w:r>
        <w:proofErr w:type="spellStart"/>
        <w:r>
          <w:t>share</w:t>
        </w:r>
        <w:proofErr w:type="spellEnd"/>
        <w:r>
          <w:t xml:space="preserve"> PC-SCOL, dans l’espace cartographie.</w:t>
        </w:r>
      </w:ins>
    </w:p>
    <w:p w14:paraId="23ABEEBC" w14:textId="2E9FCBF4" w:rsidR="00282205" w:rsidRDefault="00282205" w:rsidP="00282205">
      <w:pPr>
        <w:rPr>
          <w:ins w:id="462" w:author="COUTIN Stéphane" w:date="2024-04-30T15:14:00Z"/>
        </w:rPr>
      </w:pPr>
      <w:ins w:id="463" w:author="COUTIN Stéphane" w:date="2024-04-30T15:13:00Z">
        <w:r>
          <w:t xml:space="preserve">Pour la v24, le lien vers le répertoire est </w:t>
        </w:r>
      </w:ins>
      <w:ins w:id="464" w:author="COUTIN Stéphane" w:date="2024-04-30T15:14:00Z">
        <w:r>
          <w:fldChar w:fldCharType="begin"/>
        </w:r>
        <w:r>
          <w:instrText xml:space="preserve"> HYPERLINK "https://share.pc-scol.fr/smart-link/11586707-2915-4794-a4b2-83940493515c/" </w:instrText>
        </w:r>
        <w:r>
          <w:fldChar w:fldCharType="separate"/>
        </w:r>
        <w:r w:rsidRPr="00E64681">
          <w:rPr>
            <w:rStyle w:val="Lienhypertexte"/>
          </w:rPr>
          <w:t>https://share.pc-scol.fr/smart-link/11586707-2915-4794-a4b2-83940493515c/</w:t>
        </w:r>
        <w:r>
          <w:fldChar w:fldCharType="end"/>
        </w:r>
        <w:r>
          <w:t xml:space="preserve"> </w:t>
        </w:r>
      </w:ins>
    </w:p>
    <w:p w14:paraId="43602BBA" w14:textId="776AE941" w:rsidR="00282205" w:rsidRPr="00120F7B" w:rsidRDefault="00282205">
      <w:pPr>
        <w:pPrChange w:id="465" w:author="COUTIN Stéphane" w:date="2024-04-30T15:12:00Z">
          <w:pPr>
            <w:pStyle w:val="Titre2"/>
          </w:pPr>
        </w:pPrChange>
      </w:pPr>
      <w:ins w:id="466" w:author="COUTIN Stéphane" w:date="2024-04-30T15:14:00Z">
        <w:r>
          <w:t xml:space="preserve">Et le fichier est </w:t>
        </w:r>
        <w:r w:rsidRPr="00282205">
          <w:rPr>
            <w:b/>
            <w:i/>
            <w:rPrChange w:id="467" w:author="COUTIN Stéphane" w:date="2024-04-30T15:15:00Z">
              <w:rPr/>
            </w:rPrChange>
          </w:rPr>
          <w:t>Modèle objet métier Pegase v24.pdf</w:t>
        </w:r>
      </w:ins>
    </w:p>
    <w:p w14:paraId="1F4F0F1C" w14:textId="1E5C4FCE" w:rsidR="000E7B2F" w:rsidRPr="00E75FBC" w:rsidDel="00282205" w:rsidRDefault="000E7B2F" w:rsidP="00E75FBC">
      <w:pPr>
        <w:rPr>
          <w:del w:id="468" w:author="COUTIN Stéphane" w:date="2024-04-30T15:12:00Z"/>
        </w:rPr>
      </w:pPr>
      <w:del w:id="469" w:author="COUTIN Stéphane" w:date="2024-04-30T15:12:00Z">
        <w:r w:rsidDel="00282205">
          <w:delText>Le modèle de données métier est inchangé entre la v22 et la v23.</w:delText>
        </w:r>
        <w:bookmarkStart w:id="470" w:name="_Toc165383236"/>
        <w:bookmarkEnd w:id="470"/>
      </w:del>
    </w:p>
    <w:p w14:paraId="3EA7D924" w14:textId="62C438EF" w:rsidR="00EB365B" w:rsidDel="00282205" w:rsidRDefault="00EB365B" w:rsidP="00923543">
      <w:pPr>
        <w:pStyle w:val="Titre3"/>
        <w:rPr>
          <w:del w:id="471" w:author="COUTIN Stéphane" w:date="2024-04-30T15:12:00Z"/>
        </w:rPr>
      </w:pPr>
      <w:bookmarkStart w:id="472" w:name="_Toc148623123"/>
      <w:bookmarkStart w:id="473" w:name="_Toc140654479"/>
      <w:bookmarkEnd w:id="472"/>
      <w:del w:id="474" w:author="COUTIN Stéphane" w:date="2024-04-30T15:12:00Z">
        <w:r w:rsidDel="00282205">
          <w:delText>Modèle transverse</w:delText>
        </w:r>
        <w:bookmarkStart w:id="475" w:name="_Toc165383237"/>
        <w:bookmarkEnd w:id="475"/>
      </w:del>
    </w:p>
    <w:p w14:paraId="570852BB" w14:textId="6AD912FE" w:rsidR="00EB365B" w:rsidRPr="003841C3" w:rsidDel="00282205" w:rsidRDefault="00EB365B" w:rsidP="003841C3">
      <w:pPr>
        <w:rPr>
          <w:del w:id="476" w:author="COUTIN Stéphane" w:date="2024-04-30T15:12:00Z"/>
        </w:rPr>
      </w:pPr>
      <w:del w:id="477" w:author="COUTIN Stéphane" w:date="2024-04-30T15:12:00Z">
        <w:r w:rsidDel="00282205">
          <w:rPr>
            <w:noProof/>
          </w:rPr>
          <w:drawing>
            <wp:inline distT="0" distB="0" distL="0" distR="0" wp14:anchorId="06DF9255" wp14:editId="3D6EF4DC">
              <wp:extent cx="5760720" cy="70192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_Transver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019290"/>
                      </a:xfrm>
                      <a:prstGeom prst="rect">
                        <a:avLst/>
                      </a:prstGeom>
                    </pic:spPr>
                  </pic:pic>
                </a:graphicData>
              </a:graphic>
            </wp:inline>
          </w:drawing>
        </w:r>
        <w:bookmarkStart w:id="478" w:name="_Toc165383238"/>
        <w:bookmarkEnd w:id="478"/>
      </w:del>
    </w:p>
    <w:p w14:paraId="38372ADE" w14:textId="2DC222BB" w:rsidR="00E33BE9" w:rsidDel="00282205" w:rsidRDefault="00923543" w:rsidP="00923543">
      <w:pPr>
        <w:pStyle w:val="Titre3"/>
        <w:rPr>
          <w:del w:id="479" w:author="COUTIN Stéphane" w:date="2024-04-30T15:12:00Z"/>
        </w:rPr>
      </w:pPr>
      <w:del w:id="480" w:author="COUTIN Stéphane" w:date="2024-04-30T15:12:00Z">
        <w:r w:rsidDel="00282205">
          <w:delText>Liste des entités</w:delText>
        </w:r>
        <w:bookmarkStart w:id="481" w:name="_Toc165383239"/>
        <w:bookmarkEnd w:id="473"/>
        <w:bookmarkEnd w:id="481"/>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69"/>
        <w:gridCol w:w="660"/>
        <w:gridCol w:w="2769"/>
        <w:gridCol w:w="1985"/>
        <w:gridCol w:w="1979"/>
      </w:tblGrid>
      <w:tr w:rsidR="00EA7180" w:rsidRPr="00EA7180" w:rsidDel="00282205" w14:paraId="0BED7974" w14:textId="77D43204" w:rsidTr="00EA7180">
        <w:trPr>
          <w:trHeight w:val="360"/>
          <w:tblHeader/>
          <w:del w:id="482" w:author="COUTIN Stéphane" w:date="2024-04-30T15:12:00Z"/>
        </w:trPr>
        <w:tc>
          <w:tcPr>
            <w:tcW w:w="921" w:type="pct"/>
            <w:shd w:val="clear" w:color="5B9BD5" w:fill="5B9BD5"/>
            <w:hideMark/>
          </w:tcPr>
          <w:p w14:paraId="708F2F43" w14:textId="2895D34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483" w:author="COUTIN Stéphane" w:date="2024-04-30T15:12:00Z"/>
                <w:rFonts w:eastAsia="Times New Roman"/>
                <w:b/>
                <w:bCs/>
                <w:color w:val="FFFFFF"/>
                <w:sz w:val="18"/>
                <w:szCs w:val="18"/>
                <w:lang w:eastAsia="fr-FR"/>
              </w:rPr>
            </w:pPr>
            <w:del w:id="484" w:author="COUTIN Stéphane" w:date="2024-04-30T15:12:00Z">
              <w:r w:rsidRPr="00EA7180" w:rsidDel="00282205">
                <w:rPr>
                  <w:rFonts w:eastAsia="Times New Roman"/>
                  <w:b/>
                  <w:bCs/>
                  <w:color w:val="FFFFFF"/>
                  <w:sz w:val="18"/>
                  <w:szCs w:val="18"/>
                  <w:lang w:eastAsia="fr-FR"/>
                </w:rPr>
                <w:delText>Entité</w:delText>
              </w:r>
              <w:bookmarkStart w:id="485" w:name="_Toc165383240"/>
              <w:bookmarkEnd w:id="485"/>
            </w:del>
          </w:p>
        </w:tc>
        <w:tc>
          <w:tcPr>
            <w:tcW w:w="364" w:type="pct"/>
            <w:shd w:val="clear" w:color="5B9BD5" w:fill="5B9BD5"/>
            <w:hideMark/>
          </w:tcPr>
          <w:p w14:paraId="00DCA022" w14:textId="2BAC7B7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486" w:author="COUTIN Stéphane" w:date="2024-04-30T15:12:00Z"/>
                <w:rFonts w:eastAsia="Times New Roman"/>
                <w:b/>
                <w:bCs/>
                <w:color w:val="FFFFFF"/>
                <w:sz w:val="18"/>
                <w:szCs w:val="18"/>
                <w:lang w:eastAsia="fr-FR"/>
              </w:rPr>
            </w:pPr>
            <w:del w:id="487" w:author="COUTIN Stéphane" w:date="2024-04-30T15:12:00Z">
              <w:r w:rsidRPr="00EA7180" w:rsidDel="00282205">
                <w:rPr>
                  <w:rFonts w:eastAsia="Times New Roman"/>
                  <w:b/>
                  <w:bCs/>
                  <w:color w:val="FFFFFF"/>
                  <w:sz w:val="18"/>
                  <w:szCs w:val="18"/>
                  <w:lang w:eastAsia="fr-FR"/>
                </w:rPr>
                <w:delText>Domaine</w:delText>
              </w:r>
              <w:bookmarkStart w:id="488" w:name="_Toc165383241"/>
              <w:bookmarkEnd w:id="488"/>
            </w:del>
          </w:p>
        </w:tc>
        <w:tc>
          <w:tcPr>
            <w:tcW w:w="1528" w:type="pct"/>
            <w:shd w:val="clear" w:color="5B9BD5" w:fill="5B9BD5"/>
            <w:hideMark/>
          </w:tcPr>
          <w:p w14:paraId="2AF7E336" w14:textId="58B28AC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489" w:author="COUTIN Stéphane" w:date="2024-04-30T15:12:00Z"/>
                <w:rFonts w:eastAsia="Times New Roman"/>
                <w:b/>
                <w:bCs/>
                <w:color w:val="FFFFFF"/>
                <w:sz w:val="18"/>
                <w:szCs w:val="18"/>
                <w:lang w:eastAsia="fr-FR"/>
              </w:rPr>
            </w:pPr>
            <w:del w:id="490" w:author="COUTIN Stéphane" w:date="2024-04-30T15:12:00Z">
              <w:r w:rsidRPr="00EA7180" w:rsidDel="00282205">
                <w:rPr>
                  <w:rFonts w:eastAsia="Times New Roman"/>
                  <w:b/>
                  <w:bCs/>
                  <w:color w:val="FFFFFF"/>
                  <w:sz w:val="18"/>
                  <w:szCs w:val="18"/>
                  <w:lang w:eastAsia="fr-FR"/>
                </w:rPr>
                <w:delText>Description</w:delText>
              </w:r>
              <w:bookmarkStart w:id="491" w:name="_Toc165383242"/>
              <w:bookmarkEnd w:id="491"/>
            </w:del>
          </w:p>
        </w:tc>
        <w:tc>
          <w:tcPr>
            <w:tcW w:w="1095" w:type="pct"/>
            <w:shd w:val="clear" w:color="5B9BD5" w:fill="5B9BD5"/>
            <w:hideMark/>
          </w:tcPr>
          <w:p w14:paraId="336FAB93" w14:textId="38D1A40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492" w:author="COUTIN Stéphane" w:date="2024-04-30T15:12:00Z"/>
                <w:rFonts w:eastAsia="Times New Roman"/>
                <w:b/>
                <w:bCs/>
                <w:color w:val="FFFFFF"/>
                <w:sz w:val="18"/>
                <w:szCs w:val="18"/>
                <w:lang w:eastAsia="fr-FR"/>
              </w:rPr>
            </w:pPr>
            <w:del w:id="493" w:author="COUTIN Stéphane" w:date="2024-04-30T15:12:00Z">
              <w:r w:rsidRPr="00EA7180" w:rsidDel="00282205">
                <w:rPr>
                  <w:rFonts w:eastAsia="Times New Roman"/>
                  <w:b/>
                  <w:bCs/>
                  <w:color w:val="FFFFFF"/>
                  <w:sz w:val="18"/>
                  <w:szCs w:val="18"/>
                  <w:lang w:eastAsia="fr-FR"/>
                </w:rPr>
                <w:delText>Clé fonctionnelle Pegase</w:delText>
              </w:r>
              <w:bookmarkStart w:id="494" w:name="_Toc165383243"/>
              <w:bookmarkEnd w:id="494"/>
            </w:del>
          </w:p>
        </w:tc>
        <w:tc>
          <w:tcPr>
            <w:tcW w:w="1092" w:type="pct"/>
            <w:shd w:val="clear" w:color="5B9BD5" w:fill="5B9BD5"/>
            <w:hideMark/>
          </w:tcPr>
          <w:p w14:paraId="5E15F88F" w14:textId="458E1BF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495" w:author="COUTIN Stéphane" w:date="2024-04-30T15:12:00Z"/>
                <w:rFonts w:eastAsia="Times New Roman"/>
                <w:b/>
                <w:bCs/>
                <w:color w:val="FFFFFF"/>
                <w:sz w:val="18"/>
                <w:szCs w:val="18"/>
                <w:lang w:eastAsia="fr-FR"/>
              </w:rPr>
            </w:pPr>
            <w:del w:id="496" w:author="COUTIN Stéphane" w:date="2024-04-30T15:12:00Z">
              <w:r w:rsidRPr="00EA7180" w:rsidDel="00282205">
                <w:rPr>
                  <w:rFonts w:eastAsia="Times New Roman"/>
                  <w:b/>
                  <w:bCs/>
                  <w:color w:val="FFFFFF"/>
                  <w:sz w:val="18"/>
                  <w:szCs w:val="18"/>
                  <w:lang w:eastAsia="fr-FR"/>
                </w:rPr>
                <w:delText>Nom table source en BDD DRE</w:delText>
              </w:r>
              <w:bookmarkStart w:id="497" w:name="_Toc165383244"/>
              <w:bookmarkEnd w:id="497"/>
            </w:del>
          </w:p>
        </w:tc>
        <w:bookmarkStart w:id="498" w:name="_Toc165383245"/>
        <w:bookmarkEnd w:id="498"/>
      </w:tr>
      <w:tr w:rsidR="00EA7180" w:rsidRPr="00EA7180" w:rsidDel="00282205" w14:paraId="7CBFF1FF" w14:textId="753F97BF" w:rsidTr="00EA7180">
        <w:trPr>
          <w:trHeight w:val="360"/>
          <w:del w:id="499" w:author="COUTIN Stéphane" w:date="2024-04-30T15:12:00Z"/>
        </w:trPr>
        <w:tc>
          <w:tcPr>
            <w:tcW w:w="921" w:type="pct"/>
            <w:shd w:val="clear" w:color="auto" w:fill="auto"/>
            <w:hideMark/>
          </w:tcPr>
          <w:p w14:paraId="30591DB9" w14:textId="7C3B84D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00" w:author="COUTIN Stéphane" w:date="2024-04-30T15:12:00Z"/>
                <w:rFonts w:eastAsia="Times New Roman"/>
                <w:color w:val="000000"/>
                <w:sz w:val="18"/>
                <w:szCs w:val="18"/>
                <w:lang w:eastAsia="fr-FR"/>
              </w:rPr>
            </w:pPr>
            <w:del w:id="501" w:author="COUTIN Stéphane" w:date="2024-04-30T15:12:00Z">
              <w:r w:rsidRPr="00EA7180" w:rsidDel="00282205">
                <w:rPr>
                  <w:rFonts w:eastAsia="Times New Roman"/>
                  <w:color w:val="000000"/>
                  <w:sz w:val="18"/>
                  <w:szCs w:val="18"/>
                  <w:lang w:eastAsia="fr-FR"/>
                </w:rPr>
                <w:delText>acquis_capitalise</w:delText>
              </w:r>
              <w:bookmarkStart w:id="502" w:name="_Toc165383246"/>
              <w:bookmarkEnd w:id="502"/>
            </w:del>
          </w:p>
        </w:tc>
        <w:tc>
          <w:tcPr>
            <w:tcW w:w="364" w:type="pct"/>
            <w:shd w:val="clear" w:color="auto" w:fill="auto"/>
            <w:hideMark/>
          </w:tcPr>
          <w:p w14:paraId="629A030C" w14:textId="3513AE1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03" w:author="COUTIN Stéphane" w:date="2024-04-30T15:12:00Z"/>
                <w:rFonts w:eastAsia="Times New Roman"/>
                <w:color w:val="000000"/>
                <w:sz w:val="18"/>
                <w:szCs w:val="18"/>
                <w:lang w:eastAsia="fr-FR"/>
              </w:rPr>
            </w:pPr>
            <w:del w:id="504" w:author="COUTIN Stéphane" w:date="2024-04-30T15:12:00Z">
              <w:r w:rsidRPr="00EA7180" w:rsidDel="00282205">
                <w:rPr>
                  <w:rFonts w:eastAsia="Times New Roman"/>
                  <w:color w:val="000000"/>
                  <w:sz w:val="18"/>
                  <w:szCs w:val="18"/>
                  <w:lang w:eastAsia="fr-FR"/>
                </w:rPr>
                <w:delText>CHC</w:delText>
              </w:r>
              <w:bookmarkStart w:id="505" w:name="_Toc165383247"/>
              <w:bookmarkEnd w:id="505"/>
            </w:del>
          </w:p>
        </w:tc>
        <w:tc>
          <w:tcPr>
            <w:tcW w:w="1528" w:type="pct"/>
            <w:shd w:val="clear" w:color="auto" w:fill="auto"/>
            <w:hideMark/>
          </w:tcPr>
          <w:p w14:paraId="4973C464" w14:textId="2E9B4EB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06" w:author="COUTIN Stéphane" w:date="2024-04-30T15:12:00Z"/>
                <w:rFonts w:eastAsia="Times New Roman"/>
                <w:color w:val="000000"/>
                <w:sz w:val="18"/>
                <w:szCs w:val="18"/>
                <w:lang w:eastAsia="fr-FR"/>
              </w:rPr>
            </w:pPr>
            <w:del w:id="507" w:author="COUTIN Stéphane" w:date="2024-04-30T15:12:00Z">
              <w:r w:rsidRPr="00EA7180" w:rsidDel="00282205">
                <w:rPr>
                  <w:rFonts w:eastAsia="Times New Roman"/>
                  <w:color w:val="000000"/>
                  <w:sz w:val="18"/>
                  <w:szCs w:val="18"/>
                  <w:lang w:eastAsia="fr-FR"/>
                </w:rPr>
                <w:delText>Un acquis correspond à un objet maquette qui a été validé par l'apprenant soit par le biais de la saisie d'un aménagement, soit par la validation d'un cursus antérieur (COC). Il est lié à l'objet du cursus qui bénéficie de l'acquisition (décrit via un chemin).</w:delText>
              </w:r>
              <w:bookmarkStart w:id="508" w:name="_Toc165383248"/>
              <w:bookmarkEnd w:id="508"/>
            </w:del>
          </w:p>
        </w:tc>
        <w:tc>
          <w:tcPr>
            <w:tcW w:w="1095" w:type="pct"/>
            <w:shd w:val="clear" w:color="auto" w:fill="auto"/>
            <w:hideMark/>
          </w:tcPr>
          <w:p w14:paraId="42E6D923" w14:textId="0CB8056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09" w:author="COUTIN Stéphane" w:date="2024-04-30T15:12:00Z"/>
                <w:rFonts w:eastAsia="Times New Roman"/>
                <w:color w:val="000000"/>
                <w:sz w:val="18"/>
                <w:szCs w:val="18"/>
                <w:lang w:eastAsia="fr-FR"/>
              </w:rPr>
            </w:pPr>
            <w:del w:id="510" w:author="COUTIN Stéphane" w:date="2024-04-30T15:12:00Z">
              <w:r w:rsidRPr="00EA7180" w:rsidDel="00282205">
                <w:rPr>
                  <w:rFonts w:eastAsia="Times New Roman"/>
                  <w:color w:val="000000"/>
                  <w:sz w:val="18"/>
                  <w:szCs w:val="18"/>
                  <w:lang w:eastAsia="fr-FR"/>
                </w:rPr>
                <w:delText>(code_apprenant, (clé objet_formation_moe), (clé chemin_pedagogique_moe))</w:delText>
              </w:r>
              <w:bookmarkStart w:id="511" w:name="_Toc165383249"/>
              <w:bookmarkEnd w:id="511"/>
            </w:del>
          </w:p>
        </w:tc>
        <w:tc>
          <w:tcPr>
            <w:tcW w:w="1092" w:type="pct"/>
            <w:shd w:val="clear" w:color="auto" w:fill="auto"/>
            <w:hideMark/>
          </w:tcPr>
          <w:p w14:paraId="2D24EDB5" w14:textId="410B9AD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12" w:author="COUTIN Stéphane" w:date="2024-04-30T15:12:00Z"/>
                <w:rFonts w:eastAsia="Times New Roman"/>
                <w:color w:val="000000"/>
                <w:sz w:val="18"/>
                <w:szCs w:val="18"/>
                <w:lang w:eastAsia="fr-FR"/>
              </w:rPr>
            </w:pPr>
            <w:del w:id="513" w:author="COUTIN Stéphane" w:date="2024-04-30T15:12:00Z">
              <w:r w:rsidRPr="00EA7180" w:rsidDel="00282205">
                <w:rPr>
                  <w:rFonts w:eastAsia="Times New Roman"/>
                  <w:color w:val="000000"/>
                  <w:sz w:val="18"/>
                  <w:szCs w:val="18"/>
                  <w:lang w:eastAsia="fr-FR"/>
                </w:rPr>
                <w:delText>schema_chc.acquis_capitalise</w:delText>
              </w:r>
              <w:bookmarkStart w:id="514" w:name="_Toc165383250"/>
              <w:bookmarkEnd w:id="514"/>
            </w:del>
          </w:p>
        </w:tc>
        <w:bookmarkStart w:id="515" w:name="_Toc165383251"/>
        <w:bookmarkEnd w:id="515"/>
      </w:tr>
      <w:tr w:rsidR="00EA7180" w:rsidRPr="00EA7180" w:rsidDel="00282205" w14:paraId="160CE304" w14:textId="51FB2624" w:rsidTr="00EA7180">
        <w:trPr>
          <w:trHeight w:val="360"/>
          <w:del w:id="516" w:author="COUTIN Stéphane" w:date="2024-04-30T15:12:00Z"/>
        </w:trPr>
        <w:tc>
          <w:tcPr>
            <w:tcW w:w="921" w:type="pct"/>
            <w:shd w:val="clear" w:color="auto" w:fill="auto"/>
            <w:hideMark/>
          </w:tcPr>
          <w:p w14:paraId="6AB3BB25" w14:textId="4E6205E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17" w:author="COUTIN Stéphane" w:date="2024-04-30T15:12:00Z"/>
                <w:rFonts w:eastAsia="Times New Roman"/>
                <w:color w:val="000000"/>
                <w:sz w:val="18"/>
                <w:szCs w:val="18"/>
                <w:lang w:eastAsia="fr-FR"/>
              </w:rPr>
            </w:pPr>
            <w:del w:id="518" w:author="COUTIN Stéphane" w:date="2024-04-30T15:12:00Z">
              <w:r w:rsidRPr="00EA7180" w:rsidDel="00282205">
                <w:rPr>
                  <w:rFonts w:eastAsia="Times New Roman"/>
                  <w:color w:val="000000"/>
                  <w:sz w:val="18"/>
                  <w:szCs w:val="18"/>
                  <w:lang w:eastAsia="fr-FR"/>
                </w:rPr>
                <w:delText>admis</w:delText>
              </w:r>
              <w:bookmarkStart w:id="519" w:name="_Toc165383252"/>
              <w:bookmarkEnd w:id="519"/>
            </w:del>
          </w:p>
        </w:tc>
        <w:tc>
          <w:tcPr>
            <w:tcW w:w="364" w:type="pct"/>
            <w:shd w:val="clear" w:color="auto" w:fill="auto"/>
            <w:hideMark/>
          </w:tcPr>
          <w:p w14:paraId="2D12F03D" w14:textId="3BBBE83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20" w:author="COUTIN Stéphane" w:date="2024-04-30T15:12:00Z"/>
                <w:rFonts w:eastAsia="Times New Roman"/>
                <w:color w:val="000000"/>
                <w:sz w:val="18"/>
                <w:szCs w:val="18"/>
                <w:lang w:eastAsia="fr-FR"/>
              </w:rPr>
            </w:pPr>
            <w:del w:id="521" w:author="COUTIN Stéphane" w:date="2024-04-30T15:12:00Z">
              <w:r w:rsidRPr="00EA7180" w:rsidDel="00282205">
                <w:rPr>
                  <w:rFonts w:eastAsia="Times New Roman"/>
                  <w:color w:val="000000"/>
                  <w:sz w:val="18"/>
                  <w:szCs w:val="18"/>
                  <w:lang w:eastAsia="fr-FR"/>
                </w:rPr>
                <w:delText>INS</w:delText>
              </w:r>
              <w:bookmarkStart w:id="522" w:name="_Toc165383253"/>
              <w:bookmarkEnd w:id="522"/>
            </w:del>
          </w:p>
        </w:tc>
        <w:tc>
          <w:tcPr>
            <w:tcW w:w="1528" w:type="pct"/>
            <w:shd w:val="clear" w:color="auto" w:fill="auto"/>
            <w:hideMark/>
          </w:tcPr>
          <w:p w14:paraId="4A97192B" w14:textId="5337DA9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23" w:author="COUTIN Stéphane" w:date="2024-04-30T15:12:00Z"/>
                <w:rFonts w:eastAsia="Times New Roman"/>
                <w:color w:val="000000"/>
                <w:sz w:val="18"/>
                <w:szCs w:val="18"/>
                <w:lang w:eastAsia="fr-FR"/>
              </w:rPr>
            </w:pPr>
            <w:del w:id="524" w:author="COUTIN Stéphane" w:date="2024-04-30T15:12:00Z">
              <w:r w:rsidRPr="00EA7180" w:rsidDel="00282205">
                <w:rPr>
                  <w:rFonts w:eastAsia="Times New Roman"/>
                  <w:color w:val="000000"/>
                  <w:sz w:val="18"/>
                  <w:szCs w:val="18"/>
                  <w:lang w:eastAsia="fr-FR"/>
                </w:rPr>
                <w:delText>Un admis est une personne ayant une ou  plusieurs autorisations à s'inscrire pour une origine donnée (Psup, Ecandidat, ...)</w:delText>
              </w:r>
              <w:bookmarkStart w:id="525" w:name="_Toc165383254"/>
              <w:bookmarkEnd w:id="525"/>
            </w:del>
          </w:p>
        </w:tc>
        <w:tc>
          <w:tcPr>
            <w:tcW w:w="1095" w:type="pct"/>
            <w:shd w:val="clear" w:color="auto" w:fill="auto"/>
            <w:hideMark/>
          </w:tcPr>
          <w:p w14:paraId="3C32093B" w14:textId="65ECBBD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26" w:author="COUTIN Stéphane" w:date="2024-04-30T15:12:00Z"/>
                <w:rFonts w:eastAsia="Times New Roman"/>
                <w:color w:val="000000"/>
                <w:sz w:val="18"/>
                <w:szCs w:val="18"/>
                <w:lang w:eastAsia="fr-FR"/>
              </w:rPr>
            </w:pPr>
            <w:del w:id="527" w:author="COUTIN Stéphane" w:date="2024-04-30T15:12:00Z">
              <w:r w:rsidRPr="00EA7180" w:rsidDel="00282205">
                <w:rPr>
                  <w:rFonts w:eastAsia="Times New Roman"/>
                  <w:color w:val="000000"/>
                  <w:sz w:val="18"/>
                  <w:szCs w:val="18"/>
                  <w:lang w:eastAsia="fr-FR"/>
                </w:rPr>
                <w:delText>(code_admis)</w:delText>
              </w:r>
              <w:bookmarkStart w:id="528" w:name="_Toc165383255"/>
              <w:bookmarkEnd w:id="528"/>
            </w:del>
          </w:p>
        </w:tc>
        <w:tc>
          <w:tcPr>
            <w:tcW w:w="1092" w:type="pct"/>
            <w:shd w:val="clear" w:color="auto" w:fill="auto"/>
            <w:hideMark/>
          </w:tcPr>
          <w:p w14:paraId="6698FC1D" w14:textId="206B5DD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29" w:author="COUTIN Stéphane" w:date="2024-04-30T15:12:00Z"/>
                <w:rFonts w:eastAsia="Times New Roman"/>
                <w:color w:val="000000"/>
                <w:sz w:val="18"/>
                <w:szCs w:val="18"/>
                <w:lang w:eastAsia="fr-FR"/>
              </w:rPr>
            </w:pPr>
            <w:del w:id="530" w:author="COUTIN Stéphane" w:date="2024-04-30T15:12:00Z">
              <w:r w:rsidRPr="00EA7180" w:rsidDel="00282205">
                <w:rPr>
                  <w:rFonts w:eastAsia="Times New Roman"/>
                  <w:color w:val="000000"/>
                  <w:sz w:val="18"/>
                  <w:szCs w:val="18"/>
                  <w:lang w:eastAsia="fr-FR"/>
                </w:rPr>
                <w:delText>schema_ins.admis</w:delText>
              </w:r>
              <w:bookmarkStart w:id="531" w:name="_Toc165383256"/>
              <w:bookmarkEnd w:id="531"/>
            </w:del>
          </w:p>
        </w:tc>
        <w:bookmarkStart w:id="532" w:name="_Toc165383257"/>
        <w:bookmarkEnd w:id="532"/>
      </w:tr>
      <w:tr w:rsidR="00EA7180" w:rsidRPr="00EA7180" w:rsidDel="00282205" w14:paraId="5859DE06" w14:textId="569D1BC9" w:rsidTr="00EA7180">
        <w:trPr>
          <w:trHeight w:val="360"/>
          <w:del w:id="533" w:author="COUTIN Stéphane" w:date="2024-04-30T15:12:00Z"/>
        </w:trPr>
        <w:tc>
          <w:tcPr>
            <w:tcW w:w="921" w:type="pct"/>
            <w:shd w:val="clear" w:color="auto" w:fill="auto"/>
            <w:hideMark/>
          </w:tcPr>
          <w:p w14:paraId="076DDB4F" w14:textId="4C1204B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34" w:author="COUTIN Stéphane" w:date="2024-04-30T15:12:00Z"/>
                <w:rFonts w:eastAsia="Times New Roman"/>
                <w:color w:val="000000"/>
                <w:sz w:val="18"/>
                <w:szCs w:val="18"/>
                <w:lang w:eastAsia="fr-FR"/>
              </w:rPr>
            </w:pPr>
            <w:del w:id="535" w:author="COUTIN Stéphane" w:date="2024-04-30T15:12:00Z">
              <w:r w:rsidRPr="00EA7180" w:rsidDel="00282205">
                <w:rPr>
                  <w:rFonts w:eastAsia="Times New Roman"/>
                  <w:color w:val="000000"/>
                  <w:sz w:val="18"/>
                  <w:szCs w:val="18"/>
                  <w:lang w:eastAsia="fr-FR"/>
                </w:rPr>
                <w:delText>admission</w:delText>
              </w:r>
              <w:bookmarkStart w:id="536" w:name="_Toc165383258"/>
              <w:bookmarkEnd w:id="536"/>
            </w:del>
          </w:p>
        </w:tc>
        <w:tc>
          <w:tcPr>
            <w:tcW w:w="364" w:type="pct"/>
            <w:shd w:val="clear" w:color="auto" w:fill="auto"/>
            <w:hideMark/>
          </w:tcPr>
          <w:p w14:paraId="6F0D26A0" w14:textId="713B66E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37" w:author="COUTIN Stéphane" w:date="2024-04-30T15:12:00Z"/>
                <w:rFonts w:eastAsia="Times New Roman"/>
                <w:color w:val="000000"/>
                <w:sz w:val="18"/>
                <w:szCs w:val="18"/>
                <w:lang w:eastAsia="fr-FR"/>
              </w:rPr>
            </w:pPr>
            <w:del w:id="538" w:author="COUTIN Stéphane" w:date="2024-04-30T15:12:00Z">
              <w:r w:rsidRPr="00EA7180" w:rsidDel="00282205">
                <w:rPr>
                  <w:rFonts w:eastAsia="Times New Roman"/>
                  <w:color w:val="000000"/>
                  <w:sz w:val="18"/>
                  <w:szCs w:val="18"/>
                  <w:lang w:eastAsia="fr-FR"/>
                </w:rPr>
                <w:delText>INS</w:delText>
              </w:r>
              <w:bookmarkStart w:id="539" w:name="_Toc165383259"/>
              <w:bookmarkEnd w:id="539"/>
            </w:del>
          </w:p>
        </w:tc>
        <w:tc>
          <w:tcPr>
            <w:tcW w:w="1528" w:type="pct"/>
            <w:shd w:val="clear" w:color="auto" w:fill="auto"/>
            <w:hideMark/>
          </w:tcPr>
          <w:p w14:paraId="668FBE82" w14:textId="4472D54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40" w:author="COUTIN Stéphane" w:date="2024-04-30T15:12:00Z"/>
                <w:rFonts w:eastAsia="Times New Roman"/>
                <w:color w:val="000000"/>
                <w:sz w:val="18"/>
                <w:szCs w:val="18"/>
                <w:lang w:eastAsia="fr-FR"/>
              </w:rPr>
            </w:pPr>
            <w:del w:id="541" w:author="COUTIN Stéphane" w:date="2024-04-30T15:12:00Z">
              <w:r w:rsidRPr="00EA7180" w:rsidDel="00282205">
                <w:rPr>
                  <w:rFonts w:eastAsia="Times New Roman"/>
                  <w:color w:val="000000"/>
                  <w:sz w:val="18"/>
                  <w:szCs w:val="18"/>
                  <w:lang w:eastAsia="fr-FR"/>
                </w:rPr>
                <w:delText>Les admissions incluent les autorisations à s'inscrire</w:delText>
              </w:r>
              <w:bookmarkStart w:id="542" w:name="_Toc165383260"/>
              <w:bookmarkEnd w:id="542"/>
            </w:del>
          </w:p>
        </w:tc>
        <w:tc>
          <w:tcPr>
            <w:tcW w:w="1095" w:type="pct"/>
            <w:shd w:val="clear" w:color="auto" w:fill="auto"/>
            <w:hideMark/>
          </w:tcPr>
          <w:p w14:paraId="08ACBAAF" w14:textId="4483E5E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43" w:author="COUTIN Stéphane" w:date="2024-04-30T15:12:00Z"/>
                <w:rFonts w:eastAsia="Times New Roman"/>
                <w:color w:val="000000"/>
                <w:sz w:val="18"/>
                <w:szCs w:val="18"/>
                <w:lang w:eastAsia="fr-FR"/>
              </w:rPr>
            </w:pPr>
            <w:del w:id="544" w:author="COUTIN Stéphane" w:date="2024-04-30T15:12:00Z">
              <w:r w:rsidRPr="00EA7180" w:rsidDel="00282205">
                <w:rPr>
                  <w:rFonts w:eastAsia="Times New Roman"/>
                  <w:color w:val="000000"/>
                  <w:sz w:val="18"/>
                  <w:szCs w:val="18"/>
                  <w:lang w:eastAsia="fr-FR"/>
                </w:rPr>
                <w:delText>(code_etablissement, code_periode, code_objet_maquette, code_admis)</w:delText>
              </w:r>
              <w:r w:rsidRPr="00EA7180" w:rsidDel="00282205">
                <w:rPr>
                  <w:rFonts w:eastAsia="Times New Roman"/>
                  <w:color w:val="000000"/>
                  <w:sz w:val="18"/>
                  <w:szCs w:val="18"/>
                  <w:lang w:eastAsia="fr-FR"/>
                </w:rPr>
                <w:br/>
                <w:delText>avec code_objet_ maquette est soit code_formation soit code_objet_formation selon la nature de l'objet sur lequel porte l'inscription</w:delText>
              </w:r>
              <w:bookmarkStart w:id="545" w:name="_Toc165383261"/>
              <w:bookmarkEnd w:id="545"/>
            </w:del>
          </w:p>
        </w:tc>
        <w:tc>
          <w:tcPr>
            <w:tcW w:w="1092" w:type="pct"/>
            <w:shd w:val="clear" w:color="auto" w:fill="auto"/>
            <w:hideMark/>
          </w:tcPr>
          <w:p w14:paraId="658271EF" w14:textId="68A9D6A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46" w:author="COUTIN Stéphane" w:date="2024-04-30T15:12:00Z"/>
                <w:rFonts w:eastAsia="Times New Roman"/>
                <w:color w:val="000000"/>
                <w:sz w:val="18"/>
                <w:szCs w:val="18"/>
                <w:lang w:eastAsia="fr-FR"/>
              </w:rPr>
            </w:pPr>
            <w:del w:id="547" w:author="COUTIN Stéphane" w:date="2024-04-30T15:12:00Z">
              <w:r w:rsidRPr="00EA7180" w:rsidDel="00282205">
                <w:rPr>
                  <w:rFonts w:eastAsia="Times New Roman"/>
                  <w:color w:val="000000"/>
                  <w:sz w:val="18"/>
                  <w:szCs w:val="18"/>
                  <w:lang w:eastAsia="fr-FR"/>
                </w:rPr>
                <w:delText>schema_ins.admission</w:delText>
              </w:r>
              <w:bookmarkStart w:id="548" w:name="_Toc165383262"/>
              <w:bookmarkEnd w:id="548"/>
            </w:del>
          </w:p>
        </w:tc>
        <w:bookmarkStart w:id="549" w:name="_Toc165383263"/>
        <w:bookmarkEnd w:id="549"/>
      </w:tr>
      <w:tr w:rsidR="00EA7180" w:rsidRPr="00EA7180" w:rsidDel="00282205" w14:paraId="4C60E62B" w14:textId="6C9B9466" w:rsidTr="00EA7180">
        <w:trPr>
          <w:trHeight w:val="360"/>
          <w:del w:id="550" w:author="COUTIN Stéphane" w:date="2024-04-30T15:12:00Z"/>
        </w:trPr>
        <w:tc>
          <w:tcPr>
            <w:tcW w:w="921" w:type="pct"/>
            <w:shd w:val="clear" w:color="auto" w:fill="auto"/>
            <w:hideMark/>
          </w:tcPr>
          <w:p w14:paraId="0AA78438" w14:textId="00B4942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51" w:author="COUTIN Stéphane" w:date="2024-04-30T15:12:00Z"/>
                <w:rFonts w:eastAsia="Times New Roman"/>
                <w:color w:val="000000"/>
                <w:sz w:val="18"/>
                <w:szCs w:val="18"/>
                <w:lang w:eastAsia="fr-FR"/>
              </w:rPr>
            </w:pPr>
            <w:del w:id="552" w:author="COUTIN Stéphane" w:date="2024-04-30T15:12:00Z">
              <w:r w:rsidRPr="00EA7180" w:rsidDel="00282205">
                <w:rPr>
                  <w:rFonts w:eastAsia="Times New Roman"/>
                  <w:color w:val="000000"/>
                  <w:sz w:val="18"/>
                  <w:szCs w:val="18"/>
                  <w:lang w:eastAsia="fr-FR"/>
                </w:rPr>
                <w:delText>adresse</w:delText>
              </w:r>
              <w:bookmarkStart w:id="553" w:name="_Toc165383264"/>
              <w:bookmarkEnd w:id="553"/>
            </w:del>
          </w:p>
        </w:tc>
        <w:tc>
          <w:tcPr>
            <w:tcW w:w="364" w:type="pct"/>
            <w:shd w:val="clear" w:color="auto" w:fill="auto"/>
            <w:hideMark/>
          </w:tcPr>
          <w:p w14:paraId="192909BD" w14:textId="65B6A5C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54" w:author="COUTIN Stéphane" w:date="2024-04-30T15:12:00Z"/>
                <w:rFonts w:eastAsia="Times New Roman"/>
                <w:color w:val="000000"/>
                <w:sz w:val="18"/>
                <w:szCs w:val="18"/>
                <w:lang w:eastAsia="fr-FR"/>
              </w:rPr>
            </w:pPr>
            <w:del w:id="555" w:author="COUTIN Stéphane" w:date="2024-04-30T15:12:00Z">
              <w:r w:rsidRPr="00EA7180" w:rsidDel="00282205">
                <w:rPr>
                  <w:rFonts w:eastAsia="Times New Roman"/>
                  <w:color w:val="000000"/>
                  <w:sz w:val="18"/>
                  <w:szCs w:val="18"/>
                  <w:lang w:eastAsia="fr-FR"/>
                </w:rPr>
                <w:delText>REF</w:delText>
              </w:r>
              <w:bookmarkStart w:id="556" w:name="_Toc165383265"/>
              <w:bookmarkEnd w:id="556"/>
            </w:del>
          </w:p>
        </w:tc>
        <w:tc>
          <w:tcPr>
            <w:tcW w:w="1528" w:type="pct"/>
            <w:shd w:val="clear" w:color="auto" w:fill="auto"/>
            <w:hideMark/>
          </w:tcPr>
          <w:p w14:paraId="56676369" w14:textId="3A4BC1C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57" w:author="COUTIN Stéphane" w:date="2024-04-30T15:12:00Z"/>
                <w:rFonts w:eastAsia="Times New Roman"/>
                <w:color w:val="000000"/>
                <w:sz w:val="18"/>
                <w:szCs w:val="18"/>
                <w:lang w:eastAsia="fr-FR"/>
              </w:rPr>
            </w:pPr>
            <w:del w:id="558" w:author="COUTIN Stéphane" w:date="2024-04-30T15:12:00Z">
              <w:r w:rsidRPr="00EA7180" w:rsidDel="00282205">
                <w:rPr>
                  <w:rFonts w:eastAsia="Times New Roman"/>
                  <w:color w:val="000000"/>
                  <w:sz w:val="18"/>
                  <w:szCs w:val="18"/>
                  <w:lang w:eastAsia="fr-FR"/>
                </w:rPr>
                <w:delText>Adresse associée à une ou plusieurs structures</w:delText>
              </w:r>
              <w:bookmarkStart w:id="559" w:name="_Toc165383266"/>
              <w:bookmarkEnd w:id="559"/>
            </w:del>
          </w:p>
        </w:tc>
        <w:tc>
          <w:tcPr>
            <w:tcW w:w="1095" w:type="pct"/>
            <w:shd w:val="clear" w:color="auto" w:fill="auto"/>
            <w:hideMark/>
          </w:tcPr>
          <w:p w14:paraId="77538CFA" w14:textId="0525601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60" w:author="COUTIN Stéphane" w:date="2024-04-30T15:12:00Z"/>
                <w:rFonts w:eastAsia="Times New Roman"/>
                <w:color w:val="000000"/>
                <w:sz w:val="18"/>
                <w:szCs w:val="18"/>
                <w:lang w:eastAsia="fr-FR"/>
              </w:rPr>
            </w:pPr>
            <w:del w:id="561" w:author="COUTIN Stéphane" w:date="2024-04-30T15:12:00Z">
              <w:r w:rsidRPr="00EA7180" w:rsidDel="00282205">
                <w:rPr>
                  <w:rFonts w:eastAsia="Times New Roman"/>
                  <w:color w:val="000000"/>
                  <w:sz w:val="18"/>
                  <w:szCs w:val="18"/>
                  <w:lang w:eastAsia="fr-FR"/>
                </w:rPr>
                <w:delText>Pas de clé fonctionnelle</w:delText>
              </w:r>
              <w:bookmarkStart w:id="562" w:name="_Toc165383267"/>
              <w:bookmarkEnd w:id="562"/>
            </w:del>
          </w:p>
        </w:tc>
        <w:tc>
          <w:tcPr>
            <w:tcW w:w="1092" w:type="pct"/>
            <w:shd w:val="clear" w:color="auto" w:fill="auto"/>
            <w:hideMark/>
          </w:tcPr>
          <w:p w14:paraId="5B544ED3" w14:textId="0C3872D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63" w:author="COUTIN Stéphane" w:date="2024-04-30T15:12:00Z"/>
                <w:rFonts w:eastAsia="Times New Roman"/>
                <w:color w:val="000000"/>
                <w:sz w:val="18"/>
                <w:szCs w:val="18"/>
                <w:lang w:eastAsia="fr-FR"/>
              </w:rPr>
            </w:pPr>
            <w:del w:id="564" w:author="COUTIN Stéphane" w:date="2024-04-30T15:12:00Z">
              <w:r w:rsidRPr="00EA7180" w:rsidDel="00282205">
                <w:rPr>
                  <w:rFonts w:eastAsia="Times New Roman"/>
                  <w:color w:val="000000"/>
                  <w:sz w:val="18"/>
                  <w:szCs w:val="18"/>
                  <w:lang w:eastAsia="fr-FR"/>
                </w:rPr>
                <w:delText>schema_ref.adresse et schema_ref.structure_adresse_asso</w:delText>
              </w:r>
              <w:bookmarkStart w:id="565" w:name="_Toc165383268"/>
              <w:bookmarkEnd w:id="565"/>
            </w:del>
          </w:p>
        </w:tc>
        <w:bookmarkStart w:id="566" w:name="_Toc165383269"/>
        <w:bookmarkEnd w:id="566"/>
      </w:tr>
      <w:tr w:rsidR="00EA7180" w:rsidRPr="00EA7180" w:rsidDel="00282205" w14:paraId="09D0FED7" w14:textId="73CF1DFA" w:rsidTr="00EA7180">
        <w:trPr>
          <w:trHeight w:val="360"/>
          <w:del w:id="567" w:author="COUTIN Stéphane" w:date="2024-04-30T15:12:00Z"/>
        </w:trPr>
        <w:tc>
          <w:tcPr>
            <w:tcW w:w="921" w:type="pct"/>
            <w:shd w:val="clear" w:color="auto" w:fill="auto"/>
            <w:hideMark/>
          </w:tcPr>
          <w:p w14:paraId="3C6AE094" w14:textId="33B5C4B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68" w:author="COUTIN Stéphane" w:date="2024-04-30T15:12:00Z"/>
                <w:rFonts w:eastAsia="Times New Roman"/>
                <w:color w:val="000000"/>
                <w:sz w:val="18"/>
                <w:szCs w:val="18"/>
                <w:lang w:eastAsia="fr-FR"/>
              </w:rPr>
            </w:pPr>
            <w:del w:id="569" w:author="COUTIN Stéphane" w:date="2024-04-30T15:12:00Z">
              <w:r w:rsidRPr="00EA7180" w:rsidDel="00282205">
                <w:rPr>
                  <w:rFonts w:eastAsia="Times New Roman"/>
                  <w:color w:val="000000"/>
                  <w:sz w:val="18"/>
                  <w:szCs w:val="18"/>
                  <w:lang w:eastAsia="fr-FR"/>
                </w:rPr>
                <w:delText>affectation</w:delText>
              </w:r>
              <w:bookmarkStart w:id="570" w:name="_Toc165383270"/>
              <w:bookmarkEnd w:id="570"/>
            </w:del>
          </w:p>
        </w:tc>
        <w:tc>
          <w:tcPr>
            <w:tcW w:w="364" w:type="pct"/>
            <w:shd w:val="clear" w:color="auto" w:fill="auto"/>
            <w:hideMark/>
          </w:tcPr>
          <w:p w14:paraId="2170B423" w14:textId="7185354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71" w:author="COUTIN Stéphane" w:date="2024-04-30T15:12:00Z"/>
                <w:rFonts w:eastAsia="Times New Roman"/>
                <w:color w:val="000000"/>
                <w:sz w:val="18"/>
                <w:szCs w:val="18"/>
                <w:lang w:eastAsia="fr-FR"/>
              </w:rPr>
            </w:pPr>
            <w:del w:id="572" w:author="COUTIN Stéphane" w:date="2024-04-30T15:12:00Z">
              <w:r w:rsidRPr="00EA7180" w:rsidDel="00282205">
                <w:rPr>
                  <w:rFonts w:eastAsia="Times New Roman"/>
                  <w:color w:val="000000"/>
                  <w:sz w:val="18"/>
                  <w:szCs w:val="18"/>
                  <w:lang w:eastAsia="fr-FR"/>
                </w:rPr>
                <w:delText>CHC</w:delText>
              </w:r>
              <w:bookmarkStart w:id="573" w:name="_Toc165383271"/>
              <w:bookmarkEnd w:id="573"/>
            </w:del>
          </w:p>
        </w:tc>
        <w:tc>
          <w:tcPr>
            <w:tcW w:w="1528" w:type="pct"/>
            <w:shd w:val="clear" w:color="auto" w:fill="auto"/>
            <w:hideMark/>
          </w:tcPr>
          <w:p w14:paraId="7BBB6E2A" w14:textId="06CE60D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74" w:author="COUTIN Stéphane" w:date="2024-04-30T15:12:00Z"/>
                <w:rFonts w:eastAsia="Times New Roman"/>
                <w:color w:val="000000"/>
                <w:sz w:val="18"/>
                <w:szCs w:val="18"/>
                <w:lang w:eastAsia="fr-FR"/>
              </w:rPr>
            </w:pPr>
            <w:del w:id="575" w:author="COUTIN Stéphane" w:date="2024-04-30T15:12:00Z">
              <w:r w:rsidRPr="00EA7180" w:rsidDel="00282205">
                <w:rPr>
                  <w:rFonts w:eastAsia="Times New Roman"/>
                  <w:color w:val="000000"/>
                  <w:sz w:val="18"/>
                  <w:szCs w:val="18"/>
                  <w:lang w:eastAsia="fr-FR"/>
                </w:rPr>
                <w:delText xml:space="preserve">L'affectation aux objets maquette permet d'effectuer les choix de cursus pour chacun des apprenants sur une période de mise en oeuvre. </w:delText>
              </w:r>
              <w:r w:rsidRPr="00EA7180" w:rsidDel="00282205">
                <w:rPr>
                  <w:rFonts w:eastAsia="Times New Roman"/>
                  <w:color w:val="000000"/>
                  <w:sz w:val="18"/>
                  <w:szCs w:val="18"/>
                  <w:lang w:eastAsia="fr-FR"/>
                </w:rPr>
                <w:br/>
                <w:delText>L'affectation respecte le chemin pédagogique à partir de l'objet qui porte l'inscription. Elle porte donc sur un chemin pédagogique et pas l'objet de formation lui même). Cette affectation peut concerner tout type d'objet de formation y compris les groupes.</w:delText>
              </w:r>
              <w:r w:rsidRPr="00EA7180" w:rsidDel="00282205">
                <w:rPr>
                  <w:rFonts w:eastAsia="Times New Roman"/>
                  <w:color w:val="000000"/>
                  <w:sz w:val="18"/>
                  <w:szCs w:val="18"/>
                  <w:lang w:eastAsia="fr-FR"/>
                </w:rPr>
                <w:br/>
                <w:delText>L'affectation se fait pour une inscription au statut validé.</w:delText>
              </w:r>
              <w:bookmarkStart w:id="576" w:name="_Toc165383272"/>
              <w:bookmarkEnd w:id="576"/>
            </w:del>
          </w:p>
        </w:tc>
        <w:tc>
          <w:tcPr>
            <w:tcW w:w="1095" w:type="pct"/>
            <w:shd w:val="clear" w:color="auto" w:fill="auto"/>
            <w:hideMark/>
          </w:tcPr>
          <w:p w14:paraId="11F93330" w14:textId="0A05020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77" w:author="COUTIN Stéphane" w:date="2024-04-30T15:12:00Z"/>
                <w:rFonts w:eastAsia="Times New Roman"/>
                <w:color w:val="000000"/>
                <w:sz w:val="18"/>
                <w:szCs w:val="18"/>
                <w:lang w:eastAsia="fr-FR"/>
              </w:rPr>
            </w:pPr>
            <w:del w:id="578" w:author="COUTIN Stéphane" w:date="2024-04-30T15:12:00Z">
              <w:r w:rsidRPr="00EA7180" w:rsidDel="00282205">
                <w:rPr>
                  <w:rFonts w:eastAsia="Times New Roman"/>
                  <w:color w:val="000000"/>
                  <w:sz w:val="18"/>
                  <w:szCs w:val="18"/>
                  <w:lang w:eastAsia="fr-FR"/>
                </w:rPr>
                <w:delText>(code_etablissement, code_periode, code_apprenant, chemin_inscription, chemin_affectation)</w:delText>
              </w:r>
              <w:r w:rsidRPr="00EA7180" w:rsidDel="00282205">
                <w:rPr>
                  <w:rFonts w:eastAsia="Times New Roman"/>
                  <w:color w:val="000000"/>
                  <w:sz w:val="18"/>
                  <w:szCs w:val="18"/>
                  <w:lang w:eastAsia="fr-FR"/>
                </w:rPr>
                <w:br/>
                <w:delText>avec chemin_inscription correspondant au chemin sur lequel est effectuée l'inscription administrative et chemin_affectation au chemin vers l'objet sur lequel porte l'affectation.</w:delText>
              </w:r>
              <w:bookmarkStart w:id="579" w:name="_Toc165383273"/>
              <w:bookmarkEnd w:id="579"/>
            </w:del>
          </w:p>
        </w:tc>
        <w:tc>
          <w:tcPr>
            <w:tcW w:w="1092" w:type="pct"/>
            <w:shd w:val="clear" w:color="auto" w:fill="auto"/>
            <w:hideMark/>
          </w:tcPr>
          <w:p w14:paraId="202D6D90" w14:textId="22DC2DA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80" w:author="COUTIN Stéphane" w:date="2024-04-30T15:12:00Z"/>
                <w:rFonts w:eastAsia="Times New Roman"/>
                <w:color w:val="000000"/>
                <w:sz w:val="18"/>
                <w:szCs w:val="18"/>
                <w:lang w:eastAsia="fr-FR"/>
              </w:rPr>
            </w:pPr>
            <w:del w:id="581" w:author="COUTIN Stéphane" w:date="2024-04-30T15:12:00Z">
              <w:r w:rsidRPr="00EA7180" w:rsidDel="00282205">
                <w:rPr>
                  <w:rFonts w:eastAsia="Times New Roman"/>
                  <w:color w:val="000000"/>
                  <w:sz w:val="18"/>
                  <w:szCs w:val="18"/>
                  <w:lang w:eastAsia="fr-FR"/>
                </w:rPr>
                <w:delText>schema_chc.choix_pedagogique</w:delText>
              </w:r>
              <w:bookmarkStart w:id="582" w:name="_Toc165383274"/>
              <w:bookmarkEnd w:id="582"/>
            </w:del>
          </w:p>
        </w:tc>
        <w:bookmarkStart w:id="583" w:name="_Toc165383275"/>
        <w:bookmarkEnd w:id="583"/>
      </w:tr>
      <w:tr w:rsidR="00EA7180" w:rsidRPr="00EA7180" w:rsidDel="00282205" w14:paraId="6759A239" w14:textId="39278DEE" w:rsidTr="00EA7180">
        <w:trPr>
          <w:trHeight w:val="360"/>
          <w:del w:id="584" w:author="COUTIN Stéphane" w:date="2024-04-30T15:12:00Z"/>
        </w:trPr>
        <w:tc>
          <w:tcPr>
            <w:tcW w:w="921" w:type="pct"/>
            <w:shd w:val="clear" w:color="auto" w:fill="auto"/>
            <w:hideMark/>
          </w:tcPr>
          <w:p w14:paraId="31CD2332" w14:textId="6FF77BD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85" w:author="COUTIN Stéphane" w:date="2024-04-30T15:12:00Z"/>
                <w:rFonts w:eastAsia="Times New Roman"/>
                <w:color w:val="000000"/>
                <w:sz w:val="18"/>
                <w:szCs w:val="18"/>
                <w:lang w:eastAsia="fr-FR"/>
              </w:rPr>
            </w:pPr>
            <w:del w:id="586" w:author="COUTIN Stéphane" w:date="2024-04-30T15:12:00Z">
              <w:r w:rsidRPr="00EA7180" w:rsidDel="00282205">
                <w:rPr>
                  <w:rFonts w:eastAsia="Times New Roman"/>
                  <w:color w:val="000000"/>
                  <w:sz w:val="18"/>
                  <w:szCs w:val="18"/>
                  <w:lang w:eastAsia="fr-FR"/>
                </w:rPr>
                <w:delText>affectation_groupe</w:delText>
              </w:r>
              <w:bookmarkStart w:id="587" w:name="_Toc165383276"/>
              <w:bookmarkEnd w:id="587"/>
            </w:del>
          </w:p>
        </w:tc>
        <w:tc>
          <w:tcPr>
            <w:tcW w:w="364" w:type="pct"/>
            <w:shd w:val="clear" w:color="auto" w:fill="auto"/>
            <w:hideMark/>
          </w:tcPr>
          <w:p w14:paraId="1FE710DB" w14:textId="78D6D74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88" w:author="COUTIN Stéphane" w:date="2024-04-30T15:12:00Z"/>
                <w:rFonts w:eastAsia="Times New Roman"/>
                <w:color w:val="000000"/>
                <w:sz w:val="18"/>
                <w:szCs w:val="18"/>
                <w:lang w:eastAsia="fr-FR"/>
              </w:rPr>
            </w:pPr>
            <w:del w:id="589" w:author="COUTIN Stéphane" w:date="2024-04-30T15:12:00Z">
              <w:r w:rsidRPr="00EA7180" w:rsidDel="00282205">
                <w:rPr>
                  <w:rFonts w:eastAsia="Times New Roman"/>
                  <w:color w:val="000000"/>
                  <w:sz w:val="18"/>
                  <w:szCs w:val="18"/>
                  <w:lang w:eastAsia="fr-FR"/>
                </w:rPr>
                <w:delText>CHC</w:delText>
              </w:r>
              <w:bookmarkStart w:id="590" w:name="_Toc165383277"/>
              <w:bookmarkEnd w:id="590"/>
            </w:del>
          </w:p>
        </w:tc>
        <w:tc>
          <w:tcPr>
            <w:tcW w:w="1528" w:type="pct"/>
            <w:shd w:val="clear" w:color="auto" w:fill="auto"/>
            <w:hideMark/>
          </w:tcPr>
          <w:p w14:paraId="7E7E7493" w14:textId="5688667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91" w:author="COUTIN Stéphane" w:date="2024-04-30T15:12:00Z"/>
                <w:rFonts w:eastAsia="Times New Roman"/>
                <w:color w:val="000000"/>
                <w:sz w:val="18"/>
                <w:szCs w:val="18"/>
                <w:lang w:eastAsia="fr-FR"/>
              </w:rPr>
            </w:pPr>
            <w:del w:id="592" w:author="COUTIN Stéphane" w:date="2024-04-30T15:12:00Z">
              <w:r w:rsidRPr="00EA7180" w:rsidDel="00282205">
                <w:rPr>
                  <w:rFonts w:eastAsia="Times New Roman"/>
                  <w:color w:val="000000"/>
                  <w:sz w:val="18"/>
                  <w:szCs w:val="18"/>
                  <w:lang w:eastAsia="fr-FR"/>
                </w:rPr>
                <w:delText>Chaque apprenant ayant une affectation valide sur un objet maquette peut être affecté à un groupe.</w:delText>
              </w:r>
              <w:bookmarkStart w:id="593" w:name="_Toc165383278"/>
              <w:bookmarkEnd w:id="593"/>
            </w:del>
          </w:p>
        </w:tc>
        <w:tc>
          <w:tcPr>
            <w:tcW w:w="1095" w:type="pct"/>
            <w:shd w:val="clear" w:color="auto" w:fill="auto"/>
            <w:hideMark/>
          </w:tcPr>
          <w:p w14:paraId="7001B202" w14:textId="40522F8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94" w:author="COUTIN Stéphane" w:date="2024-04-30T15:12:00Z"/>
                <w:rFonts w:eastAsia="Times New Roman"/>
                <w:color w:val="000000"/>
                <w:sz w:val="18"/>
                <w:szCs w:val="18"/>
                <w:lang w:eastAsia="fr-FR"/>
              </w:rPr>
            </w:pPr>
            <w:del w:id="595" w:author="COUTIN Stéphane" w:date="2024-04-30T15:12:00Z">
              <w:r w:rsidRPr="00EA7180" w:rsidDel="00282205">
                <w:rPr>
                  <w:rFonts w:eastAsia="Times New Roman"/>
                  <w:color w:val="000000"/>
                  <w:sz w:val="18"/>
                  <w:szCs w:val="18"/>
                  <w:lang w:eastAsia="fr-FR"/>
                </w:rPr>
                <w:delText>(code_apprenant, code_periode, code_composition, code_groupe)</w:delText>
              </w:r>
              <w:bookmarkStart w:id="596" w:name="_Toc165383279"/>
              <w:bookmarkEnd w:id="596"/>
            </w:del>
          </w:p>
        </w:tc>
        <w:tc>
          <w:tcPr>
            <w:tcW w:w="1092" w:type="pct"/>
            <w:shd w:val="clear" w:color="auto" w:fill="auto"/>
            <w:hideMark/>
          </w:tcPr>
          <w:p w14:paraId="0C16F249" w14:textId="0688621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597" w:author="COUTIN Stéphane" w:date="2024-04-30T15:12:00Z"/>
                <w:rFonts w:eastAsia="Times New Roman"/>
                <w:color w:val="000000"/>
                <w:sz w:val="18"/>
                <w:szCs w:val="18"/>
                <w:lang w:eastAsia="fr-FR"/>
              </w:rPr>
            </w:pPr>
            <w:del w:id="598" w:author="COUTIN Stéphane" w:date="2024-04-30T15:12:00Z">
              <w:r w:rsidRPr="00EA7180" w:rsidDel="00282205">
                <w:rPr>
                  <w:rFonts w:eastAsia="Times New Roman"/>
                  <w:color w:val="000000"/>
                  <w:sz w:val="18"/>
                  <w:szCs w:val="18"/>
                  <w:lang w:eastAsia="fr-FR"/>
                </w:rPr>
                <w:delText>schema_chc.apprenant_affecte_dans_groupe_asso</w:delText>
              </w:r>
              <w:bookmarkStart w:id="599" w:name="_Toc165383280"/>
              <w:bookmarkEnd w:id="599"/>
            </w:del>
          </w:p>
        </w:tc>
        <w:bookmarkStart w:id="600" w:name="_Toc165383281"/>
        <w:bookmarkEnd w:id="600"/>
      </w:tr>
      <w:tr w:rsidR="00EA7180" w:rsidRPr="00EA7180" w:rsidDel="00282205" w14:paraId="7E437AD9" w14:textId="0267D26E" w:rsidTr="00EA7180">
        <w:trPr>
          <w:trHeight w:val="360"/>
          <w:del w:id="601" w:author="COUTIN Stéphane" w:date="2024-04-30T15:12:00Z"/>
        </w:trPr>
        <w:tc>
          <w:tcPr>
            <w:tcW w:w="921" w:type="pct"/>
            <w:shd w:val="clear" w:color="auto" w:fill="auto"/>
            <w:hideMark/>
          </w:tcPr>
          <w:p w14:paraId="74B15E63" w14:textId="7465F0E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02" w:author="COUTIN Stéphane" w:date="2024-04-30T15:12:00Z"/>
                <w:rFonts w:eastAsia="Times New Roman"/>
                <w:color w:val="000000"/>
                <w:sz w:val="18"/>
                <w:szCs w:val="18"/>
                <w:lang w:eastAsia="fr-FR"/>
              </w:rPr>
            </w:pPr>
            <w:del w:id="603" w:author="COUTIN Stéphane" w:date="2024-04-30T15:12:00Z">
              <w:r w:rsidRPr="00EA7180" w:rsidDel="00282205">
                <w:rPr>
                  <w:rFonts w:eastAsia="Times New Roman"/>
                  <w:color w:val="000000"/>
                  <w:sz w:val="18"/>
                  <w:szCs w:val="18"/>
                  <w:lang w:eastAsia="fr-FR"/>
                </w:rPr>
                <w:delText>amenagement</w:delText>
              </w:r>
              <w:bookmarkStart w:id="604" w:name="_Toc165383282"/>
              <w:bookmarkEnd w:id="604"/>
            </w:del>
          </w:p>
        </w:tc>
        <w:tc>
          <w:tcPr>
            <w:tcW w:w="364" w:type="pct"/>
            <w:shd w:val="clear" w:color="auto" w:fill="auto"/>
            <w:hideMark/>
          </w:tcPr>
          <w:p w14:paraId="4985D067" w14:textId="66A652F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05" w:author="COUTIN Stéphane" w:date="2024-04-30T15:12:00Z"/>
                <w:rFonts w:eastAsia="Times New Roman"/>
                <w:color w:val="000000"/>
                <w:sz w:val="18"/>
                <w:szCs w:val="18"/>
                <w:lang w:eastAsia="fr-FR"/>
              </w:rPr>
            </w:pPr>
            <w:del w:id="606" w:author="COUTIN Stéphane" w:date="2024-04-30T15:12:00Z">
              <w:r w:rsidRPr="00EA7180" w:rsidDel="00282205">
                <w:rPr>
                  <w:rFonts w:eastAsia="Times New Roman"/>
                  <w:color w:val="000000"/>
                  <w:sz w:val="18"/>
                  <w:szCs w:val="18"/>
                  <w:lang w:eastAsia="fr-FR"/>
                </w:rPr>
                <w:delText>CHC</w:delText>
              </w:r>
              <w:bookmarkStart w:id="607" w:name="_Toc165383283"/>
              <w:bookmarkEnd w:id="607"/>
            </w:del>
          </w:p>
        </w:tc>
        <w:tc>
          <w:tcPr>
            <w:tcW w:w="1528" w:type="pct"/>
            <w:shd w:val="clear" w:color="auto" w:fill="auto"/>
            <w:hideMark/>
          </w:tcPr>
          <w:p w14:paraId="2D98DA62" w14:textId="15B6668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08" w:author="COUTIN Stéphane" w:date="2024-04-30T15:12:00Z"/>
                <w:rFonts w:eastAsia="Times New Roman"/>
                <w:color w:val="000000"/>
                <w:sz w:val="18"/>
                <w:szCs w:val="18"/>
                <w:lang w:eastAsia="fr-FR"/>
              </w:rPr>
            </w:pPr>
            <w:del w:id="609" w:author="COUTIN Stéphane" w:date="2024-04-30T15:12:00Z">
              <w:r w:rsidRPr="00EA7180" w:rsidDel="00282205">
                <w:rPr>
                  <w:rFonts w:eastAsia="Times New Roman"/>
                  <w:color w:val="000000"/>
                  <w:sz w:val="18"/>
                  <w:szCs w:val="18"/>
                  <w:lang w:eastAsia="fr-FR"/>
                </w:rPr>
                <w:delText>Un aménagement permet d'indiquer une adaptation spécifique du parcours de l'apprenant sur un obet maquette pour une période de mise en oeuvre donnée. Chaque aménagement a une prise en compte (paramétrée dans le référentiel), soit acquis, soit aucun, soit affectation.</w:delText>
              </w:r>
              <w:r w:rsidRPr="00EA7180" w:rsidDel="00282205">
                <w:rPr>
                  <w:rFonts w:eastAsia="Times New Roman"/>
                  <w:color w:val="000000"/>
                  <w:sz w:val="18"/>
                  <w:szCs w:val="18"/>
                  <w:lang w:eastAsia="fr-FR"/>
                </w:rPr>
                <w:br/>
                <w:delText>Il peut porter sur un acquis capitalisé ou bien sur un choix pedagogique (ou exclusif).</w:delText>
              </w:r>
              <w:bookmarkStart w:id="610" w:name="_Toc165383284"/>
              <w:bookmarkEnd w:id="610"/>
            </w:del>
          </w:p>
        </w:tc>
        <w:tc>
          <w:tcPr>
            <w:tcW w:w="1095" w:type="pct"/>
            <w:shd w:val="clear" w:color="auto" w:fill="auto"/>
            <w:hideMark/>
          </w:tcPr>
          <w:p w14:paraId="7EC3BCED" w14:textId="2D141A6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11" w:author="COUTIN Stéphane" w:date="2024-04-30T15:12:00Z"/>
                <w:rFonts w:eastAsia="Times New Roman"/>
                <w:color w:val="000000"/>
                <w:sz w:val="18"/>
                <w:szCs w:val="18"/>
                <w:lang w:eastAsia="fr-FR"/>
              </w:rPr>
            </w:pPr>
            <w:del w:id="612" w:author="COUTIN Stéphane" w:date="2024-04-30T15:12:00Z">
              <w:r w:rsidRPr="00EA7180" w:rsidDel="00282205">
                <w:rPr>
                  <w:rFonts w:eastAsia="Times New Roman"/>
                  <w:color w:val="000000"/>
                  <w:sz w:val="18"/>
                  <w:szCs w:val="18"/>
                  <w:lang w:eastAsia="fr-FR"/>
                </w:rPr>
                <w:delText>(code_type_amenagement, (clé acquis_capitalise), (clé choix_pedagogique))</w:delText>
              </w:r>
              <w:bookmarkStart w:id="613" w:name="_Toc165383285"/>
              <w:bookmarkEnd w:id="613"/>
            </w:del>
          </w:p>
        </w:tc>
        <w:tc>
          <w:tcPr>
            <w:tcW w:w="1092" w:type="pct"/>
            <w:shd w:val="clear" w:color="auto" w:fill="auto"/>
            <w:hideMark/>
          </w:tcPr>
          <w:p w14:paraId="3633DA1E" w14:textId="60C50BF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14" w:author="COUTIN Stéphane" w:date="2024-04-30T15:12:00Z"/>
                <w:rFonts w:eastAsia="Times New Roman"/>
                <w:color w:val="000000"/>
                <w:sz w:val="18"/>
                <w:szCs w:val="18"/>
                <w:lang w:eastAsia="fr-FR"/>
              </w:rPr>
            </w:pPr>
            <w:del w:id="615" w:author="COUTIN Stéphane" w:date="2024-04-30T15:12:00Z">
              <w:r w:rsidRPr="00EA7180" w:rsidDel="00282205">
                <w:rPr>
                  <w:rFonts w:eastAsia="Times New Roman"/>
                  <w:color w:val="000000"/>
                  <w:sz w:val="18"/>
                  <w:szCs w:val="18"/>
                  <w:lang w:eastAsia="fr-FR"/>
                </w:rPr>
                <w:delText xml:space="preserve">représenté par deux tables </w:delText>
              </w:r>
              <w:r w:rsidRPr="00EA7180" w:rsidDel="00282205">
                <w:rPr>
                  <w:rFonts w:eastAsia="Times New Roman"/>
                  <w:color w:val="000000"/>
                  <w:sz w:val="18"/>
                  <w:szCs w:val="18"/>
                  <w:lang w:eastAsia="fr-FR"/>
                </w:rPr>
                <w:br/>
                <w:delText>schema_chc.amenagement_acquis_capitalise</w:delText>
              </w:r>
              <w:r w:rsidRPr="00EA7180" w:rsidDel="00282205">
                <w:rPr>
                  <w:rFonts w:eastAsia="Times New Roman"/>
                  <w:color w:val="000000"/>
                  <w:sz w:val="18"/>
                  <w:szCs w:val="18"/>
                  <w:lang w:eastAsia="fr-FR"/>
                </w:rPr>
                <w:br/>
                <w:delText>schema_chc.amenagement_choix_pedagogique</w:delText>
              </w:r>
              <w:bookmarkStart w:id="616" w:name="_Toc165383286"/>
              <w:bookmarkEnd w:id="616"/>
            </w:del>
          </w:p>
        </w:tc>
        <w:bookmarkStart w:id="617" w:name="_Toc165383287"/>
        <w:bookmarkEnd w:id="617"/>
      </w:tr>
      <w:tr w:rsidR="00EA7180" w:rsidRPr="00EA7180" w:rsidDel="00282205" w14:paraId="6787102C" w14:textId="405E6E3F" w:rsidTr="00EA7180">
        <w:trPr>
          <w:trHeight w:val="360"/>
          <w:del w:id="618" w:author="COUTIN Stéphane" w:date="2024-04-30T15:12:00Z"/>
        </w:trPr>
        <w:tc>
          <w:tcPr>
            <w:tcW w:w="921" w:type="pct"/>
            <w:shd w:val="clear" w:color="auto" w:fill="auto"/>
            <w:hideMark/>
          </w:tcPr>
          <w:p w14:paraId="7DCCE1BF" w14:textId="7EF249D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19" w:author="COUTIN Stéphane" w:date="2024-04-30T15:12:00Z"/>
                <w:rFonts w:eastAsia="Times New Roman"/>
                <w:color w:val="000000"/>
                <w:sz w:val="18"/>
                <w:szCs w:val="18"/>
                <w:lang w:eastAsia="fr-FR"/>
              </w:rPr>
            </w:pPr>
            <w:del w:id="620" w:author="COUTIN Stéphane" w:date="2024-04-30T15:12:00Z">
              <w:r w:rsidRPr="00EA7180" w:rsidDel="00282205">
                <w:rPr>
                  <w:rFonts w:eastAsia="Times New Roman"/>
                  <w:color w:val="000000"/>
                  <w:sz w:val="18"/>
                  <w:szCs w:val="18"/>
                  <w:lang w:eastAsia="fr-FR"/>
                </w:rPr>
                <w:delText>apprenant</w:delText>
              </w:r>
              <w:bookmarkStart w:id="621" w:name="_Toc165383288"/>
              <w:bookmarkEnd w:id="621"/>
            </w:del>
          </w:p>
        </w:tc>
        <w:tc>
          <w:tcPr>
            <w:tcW w:w="364" w:type="pct"/>
            <w:shd w:val="clear" w:color="auto" w:fill="auto"/>
            <w:hideMark/>
          </w:tcPr>
          <w:p w14:paraId="0C7CEE20" w14:textId="5FB5599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22" w:author="COUTIN Stéphane" w:date="2024-04-30T15:12:00Z"/>
                <w:rFonts w:eastAsia="Times New Roman"/>
                <w:color w:val="000000"/>
                <w:sz w:val="18"/>
                <w:szCs w:val="18"/>
                <w:lang w:eastAsia="fr-FR"/>
              </w:rPr>
            </w:pPr>
            <w:del w:id="623" w:author="COUTIN Stéphane" w:date="2024-04-30T15:12:00Z">
              <w:r w:rsidRPr="00EA7180" w:rsidDel="00282205">
                <w:rPr>
                  <w:rFonts w:eastAsia="Times New Roman"/>
                  <w:color w:val="000000"/>
                  <w:sz w:val="18"/>
                  <w:szCs w:val="18"/>
                  <w:lang w:eastAsia="fr-FR"/>
                </w:rPr>
                <w:delText>INS</w:delText>
              </w:r>
              <w:bookmarkStart w:id="624" w:name="_Toc165383289"/>
              <w:bookmarkEnd w:id="624"/>
            </w:del>
          </w:p>
        </w:tc>
        <w:tc>
          <w:tcPr>
            <w:tcW w:w="1528" w:type="pct"/>
            <w:shd w:val="clear" w:color="auto" w:fill="auto"/>
            <w:hideMark/>
          </w:tcPr>
          <w:p w14:paraId="2FC7F76D" w14:textId="104A9B0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25" w:author="COUTIN Stéphane" w:date="2024-04-30T15:12:00Z"/>
                <w:rFonts w:eastAsia="Times New Roman"/>
                <w:color w:val="000000"/>
                <w:sz w:val="18"/>
                <w:szCs w:val="18"/>
                <w:lang w:eastAsia="fr-FR"/>
              </w:rPr>
            </w:pPr>
            <w:del w:id="626" w:author="COUTIN Stéphane" w:date="2024-04-30T15:12:00Z">
              <w:r w:rsidRPr="00EA7180" w:rsidDel="00282205">
                <w:rPr>
                  <w:rFonts w:eastAsia="Times New Roman"/>
                  <w:color w:val="000000"/>
                  <w:sz w:val="18"/>
                  <w:szCs w:val="18"/>
                  <w:lang w:eastAsia="fr-FR"/>
                </w:rPr>
                <w:delText>Tout étudiant en formation initiale (dont apprentis) ou stagiaire de la formation continue inscrit administrativement ou pédagogiquement sur une formation ou un objet de formation.</w:delText>
              </w:r>
              <w:bookmarkStart w:id="627" w:name="_Toc165383290"/>
              <w:bookmarkEnd w:id="627"/>
            </w:del>
          </w:p>
        </w:tc>
        <w:tc>
          <w:tcPr>
            <w:tcW w:w="1095" w:type="pct"/>
            <w:shd w:val="clear" w:color="auto" w:fill="auto"/>
            <w:hideMark/>
          </w:tcPr>
          <w:p w14:paraId="1F3D0B65" w14:textId="60A251A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28" w:author="COUTIN Stéphane" w:date="2024-04-30T15:12:00Z"/>
                <w:rFonts w:eastAsia="Times New Roman"/>
                <w:color w:val="000000"/>
                <w:sz w:val="18"/>
                <w:szCs w:val="18"/>
                <w:lang w:eastAsia="fr-FR"/>
              </w:rPr>
            </w:pPr>
            <w:del w:id="629" w:author="COUTIN Stéphane" w:date="2024-04-30T15:12:00Z">
              <w:r w:rsidRPr="00EA7180" w:rsidDel="00282205">
                <w:rPr>
                  <w:rFonts w:eastAsia="Times New Roman"/>
                  <w:color w:val="000000"/>
                  <w:sz w:val="18"/>
                  <w:szCs w:val="18"/>
                  <w:lang w:eastAsia="fr-FR"/>
                </w:rPr>
                <w:delText>(code_apprenant)</w:delText>
              </w:r>
              <w:bookmarkStart w:id="630" w:name="_Toc165383291"/>
              <w:bookmarkEnd w:id="630"/>
            </w:del>
          </w:p>
        </w:tc>
        <w:tc>
          <w:tcPr>
            <w:tcW w:w="1092" w:type="pct"/>
            <w:shd w:val="clear" w:color="auto" w:fill="auto"/>
            <w:hideMark/>
          </w:tcPr>
          <w:p w14:paraId="03EAF35E" w14:textId="1CF3646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31" w:author="COUTIN Stéphane" w:date="2024-04-30T15:12:00Z"/>
                <w:rFonts w:eastAsia="Times New Roman"/>
                <w:color w:val="000000"/>
                <w:sz w:val="18"/>
                <w:szCs w:val="18"/>
                <w:lang w:eastAsia="fr-FR"/>
              </w:rPr>
            </w:pPr>
            <w:del w:id="632" w:author="COUTIN Stéphane" w:date="2024-04-30T15:12:00Z">
              <w:r w:rsidRPr="00EA7180" w:rsidDel="00282205">
                <w:rPr>
                  <w:rFonts w:eastAsia="Times New Roman"/>
                  <w:color w:val="000000"/>
                  <w:sz w:val="18"/>
                  <w:szCs w:val="18"/>
                  <w:lang w:eastAsia="fr-FR"/>
                </w:rPr>
                <w:delText>schema_gestion.apprenant</w:delText>
              </w:r>
              <w:bookmarkStart w:id="633" w:name="_Toc165383292"/>
              <w:bookmarkEnd w:id="633"/>
            </w:del>
          </w:p>
        </w:tc>
        <w:bookmarkStart w:id="634" w:name="_Toc165383293"/>
        <w:bookmarkEnd w:id="634"/>
      </w:tr>
      <w:tr w:rsidR="00EA7180" w:rsidRPr="00EA7180" w:rsidDel="00282205" w14:paraId="5D4596F8" w14:textId="62AD3D13" w:rsidTr="00EA7180">
        <w:trPr>
          <w:trHeight w:val="360"/>
          <w:del w:id="635" w:author="COUTIN Stéphane" w:date="2024-04-30T15:12:00Z"/>
        </w:trPr>
        <w:tc>
          <w:tcPr>
            <w:tcW w:w="921" w:type="pct"/>
            <w:shd w:val="clear" w:color="auto" w:fill="auto"/>
            <w:hideMark/>
          </w:tcPr>
          <w:p w14:paraId="43845C93" w14:textId="15EE01D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36" w:author="COUTIN Stéphane" w:date="2024-04-30T15:12:00Z"/>
                <w:rFonts w:eastAsia="Times New Roman"/>
                <w:color w:val="000000"/>
                <w:sz w:val="18"/>
                <w:szCs w:val="18"/>
                <w:lang w:eastAsia="fr-FR"/>
              </w:rPr>
            </w:pPr>
            <w:del w:id="637" w:author="COUTIN Stéphane" w:date="2024-04-30T15:12:00Z">
              <w:r w:rsidRPr="00EA7180" w:rsidDel="00282205">
                <w:rPr>
                  <w:rFonts w:eastAsia="Times New Roman"/>
                  <w:color w:val="000000"/>
                  <w:sz w:val="18"/>
                  <w:szCs w:val="18"/>
                  <w:lang w:eastAsia="fr-FR"/>
                </w:rPr>
                <w:delText>calendrier</w:delText>
              </w:r>
              <w:bookmarkStart w:id="638" w:name="_Toc165383294"/>
              <w:bookmarkEnd w:id="638"/>
            </w:del>
          </w:p>
        </w:tc>
        <w:tc>
          <w:tcPr>
            <w:tcW w:w="364" w:type="pct"/>
            <w:shd w:val="clear" w:color="auto" w:fill="auto"/>
            <w:hideMark/>
          </w:tcPr>
          <w:p w14:paraId="00E3AD83" w14:textId="6B1F2E5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39" w:author="COUTIN Stéphane" w:date="2024-04-30T15:12:00Z"/>
                <w:rFonts w:eastAsia="Times New Roman"/>
                <w:color w:val="000000"/>
                <w:sz w:val="18"/>
                <w:szCs w:val="18"/>
                <w:lang w:eastAsia="fr-FR"/>
              </w:rPr>
            </w:pPr>
            <w:del w:id="640" w:author="COUTIN Stéphane" w:date="2024-04-30T15:12:00Z">
              <w:r w:rsidRPr="00EA7180" w:rsidDel="00282205">
                <w:rPr>
                  <w:rFonts w:eastAsia="Times New Roman"/>
                  <w:color w:val="000000"/>
                  <w:sz w:val="18"/>
                  <w:szCs w:val="18"/>
                  <w:lang w:eastAsia="fr-FR"/>
                </w:rPr>
                <w:delText>MOF</w:delText>
              </w:r>
              <w:bookmarkStart w:id="641" w:name="_Toc165383295"/>
              <w:bookmarkEnd w:id="641"/>
            </w:del>
          </w:p>
        </w:tc>
        <w:tc>
          <w:tcPr>
            <w:tcW w:w="1528" w:type="pct"/>
            <w:shd w:val="clear" w:color="auto" w:fill="auto"/>
            <w:hideMark/>
          </w:tcPr>
          <w:p w14:paraId="3984351C" w14:textId="0F36DAE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42" w:author="COUTIN Stéphane" w:date="2024-04-30T15:12:00Z"/>
                <w:rFonts w:eastAsia="Times New Roman"/>
                <w:color w:val="000000"/>
                <w:sz w:val="18"/>
                <w:szCs w:val="18"/>
                <w:lang w:eastAsia="fr-FR"/>
              </w:rPr>
            </w:pPr>
            <w:del w:id="643" w:author="COUTIN Stéphane" w:date="2024-04-30T15:12:00Z">
              <w:r w:rsidRPr="00EA7180" w:rsidDel="00282205">
                <w:rPr>
                  <w:rFonts w:eastAsia="Times New Roman"/>
                  <w:color w:val="000000"/>
                  <w:sz w:val="18"/>
                  <w:szCs w:val="18"/>
                  <w:lang w:eastAsia="fr-FR"/>
                </w:rPr>
                <w:delText>Le calendrier définit la période pendant laquelle un apprenant peut réaliser son inscription en ligne. Le calendrier peut s'appliquer aux primo inscriptions, ou aux réinscriptions ou aux 2.</w:delText>
              </w:r>
              <w:bookmarkStart w:id="644" w:name="_Toc165383296"/>
              <w:bookmarkEnd w:id="644"/>
            </w:del>
          </w:p>
        </w:tc>
        <w:tc>
          <w:tcPr>
            <w:tcW w:w="1095" w:type="pct"/>
            <w:shd w:val="clear" w:color="auto" w:fill="auto"/>
            <w:hideMark/>
          </w:tcPr>
          <w:p w14:paraId="357FA935" w14:textId="294FC7D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45" w:author="COUTIN Stéphane" w:date="2024-04-30T15:12:00Z"/>
                <w:rFonts w:eastAsia="Times New Roman"/>
                <w:color w:val="000000"/>
                <w:sz w:val="18"/>
                <w:szCs w:val="18"/>
                <w:lang w:eastAsia="fr-FR"/>
              </w:rPr>
            </w:pPr>
            <w:del w:id="646" w:author="COUTIN Stéphane" w:date="2024-04-30T15:12:00Z">
              <w:r w:rsidRPr="00EA7180" w:rsidDel="00282205">
                <w:rPr>
                  <w:rFonts w:eastAsia="Times New Roman"/>
                  <w:color w:val="000000"/>
                  <w:sz w:val="18"/>
                  <w:szCs w:val="18"/>
                  <w:lang w:eastAsia="fr-FR"/>
                </w:rPr>
                <w:delText>(code_etablissement, code_calendrier)</w:delText>
              </w:r>
              <w:bookmarkStart w:id="647" w:name="_Toc165383297"/>
              <w:bookmarkEnd w:id="647"/>
            </w:del>
          </w:p>
        </w:tc>
        <w:tc>
          <w:tcPr>
            <w:tcW w:w="1092" w:type="pct"/>
            <w:shd w:val="clear" w:color="auto" w:fill="auto"/>
            <w:hideMark/>
          </w:tcPr>
          <w:p w14:paraId="7D8B1F88" w14:textId="6027672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48" w:author="COUTIN Stéphane" w:date="2024-04-30T15:12:00Z"/>
                <w:rFonts w:eastAsia="Times New Roman"/>
                <w:color w:val="000000"/>
                <w:sz w:val="18"/>
                <w:szCs w:val="18"/>
                <w:lang w:eastAsia="fr-FR"/>
              </w:rPr>
            </w:pPr>
            <w:del w:id="649" w:author="COUTIN Stéphane" w:date="2024-04-30T15:12:00Z">
              <w:r w:rsidRPr="00EA7180" w:rsidDel="00282205">
                <w:rPr>
                  <w:rFonts w:eastAsia="Times New Roman"/>
                  <w:color w:val="000000"/>
                  <w:sz w:val="18"/>
                  <w:szCs w:val="18"/>
                  <w:lang w:eastAsia="fr-FR"/>
                </w:rPr>
                <w:delText>schema_mof.calendrier</w:delText>
              </w:r>
              <w:bookmarkStart w:id="650" w:name="_Toc165383298"/>
              <w:bookmarkEnd w:id="650"/>
            </w:del>
          </w:p>
        </w:tc>
        <w:bookmarkStart w:id="651" w:name="_Toc165383299"/>
        <w:bookmarkEnd w:id="651"/>
      </w:tr>
      <w:tr w:rsidR="00EA7180" w:rsidRPr="00EA7180" w:rsidDel="00282205" w14:paraId="39101F07" w14:textId="5935E549" w:rsidTr="00EA7180">
        <w:trPr>
          <w:trHeight w:val="360"/>
          <w:del w:id="652" w:author="COUTIN Stéphane" w:date="2024-04-30T15:12:00Z"/>
        </w:trPr>
        <w:tc>
          <w:tcPr>
            <w:tcW w:w="921" w:type="pct"/>
            <w:shd w:val="clear" w:color="auto" w:fill="auto"/>
            <w:hideMark/>
          </w:tcPr>
          <w:p w14:paraId="51BD9DF5" w14:textId="2A61D6A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53" w:author="COUTIN Stéphane" w:date="2024-04-30T15:12:00Z"/>
                <w:rFonts w:eastAsia="Times New Roman"/>
                <w:color w:val="000000"/>
                <w:sz w:val="18"/>
                <w:szCs w:val="18"/>
                <w:lang w:eastAsia="fr-FR"/>
              </w:rPr>
            </w:pPr>
            <w:del w:id="654" w:author="COUTIN Stéphane" w:date="2024-04-30T15:12:00Z">
              <w:r w:rsidRPr="00EA7180" w:rsidDel="00282205">
                <w:rPr>
                  <w:rFonts w:eastAsia="Times New Roman"/>
                  <w:color w:val="000000"/>
                  <w:sz w:val="18"/>
                  <w:szCs w:val="18"/>
                  <w:lang w:eastAsia="fr-FR"/>
                </w:rPr>
                <w:delText>categorie_objet_formation</w:delText>
              </w:r>
              <w:bookmarkStart w:id="655" w:name="_Toc165383300"/>
              <w:bookmarkEnd w:id="655"/>
            </w:del>
          </w:p>
        </w:tc>
        <w:tc>
          <w:tcPr>
            <w:tcW w:w="364" w:type="pct"/>
            <w:shd w:val="clear" w:color="auto" w:fill="auto"/>
            <w:hideMark/>
          </w:tcPr>
          <w:p w14:paraId="23BCB7A3" w14:textId="3C7CDD4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56" w:author="COUTIN Stéphane" w:date="2024-04-30T15:12:00Z"/>
                <w:rFonts w:eastAsia="Times New Roman"/>
                <w:color w:val="000000"/>
                <w:sz w:val="18"/>
                <w:szCs w:val="18"/>
                <w:lang w:eastAsia="fr-FR"/>
              </w:rPr>
            </w:pPr>
            <w:del w:id="657" w:author="COUTIN Stéphane" w:date="2024-04-30T15:12:00Z">
              <w:r w:rsidRPr="00EA7180" w:rsidDel="00282205">
                <w:rPr>
                  <w:rFonts w:eastAsia="Times New Roman"/>
                  <w:color w:val="000000"/>
                  <w:sz w:val="18"/>
                  <w:szCs w:val="18"/>
                  <w:lang w:eastAsia="fr-FR"/>
                </w:rPr>
                <w:delText>COF</w:delText>
              </w:r>
              <w:bookmarkStart w:id="658" w:name="_Toc165383301"/>
              <w:bookmarkEnd w:id="658"/>
            </w:del>
          </w:p>
        </w:tc>
        <w:tc>
          <w:tcPr>
            <w:tcW w:w="1528" w:type="pct"/>
            <w:shd w:val="clear" w:color="auto" w:fill="auto"/>
            <w:hideMark/>
          </w:tcPr>
          <w:p w14:paraId="19DDA92E" w14:textId="1D4123D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59" w:author="COUTIN Stéphane" w:date="2024-04-30T15:12:00Z"/>
                <w:rFonts w:eastAsia="Times New Roman"/>
                <w:color w:val="000000"/>
                <w:sz w:val="18"/>
                <w:szCs w:val="18"/>
                <w:lang w:eastAsia="fr-FR"/>
              </w:rPr>
            </w:pPr>
            <w:bookmarkStart w:id="660" w:name="_Toc165383302"/>
            <w:bookmarkEnd w:id="660"/>
          </w:p>
        </w:tc>
        <w:tc>
          <w:tcPr>
            <w:tcW w:w="1095" w:type="pct"/>
            <w:shd w:val="clear" w:color="auto" w:fill="auto"/>
            <w:hideMark/>
          </w:tcPr>
          <w:p w14:paraId="69AEF28E" w14:textId="2F4C47A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61" w:author="COUTIN Stéphane" w:date="2024-04-30T15:12:00Z"/>
                <w:rFonts w:eastAsia="Times New Roman"/>
                <w:color w:val="000000"/>
                <w:sz w:val="18"/>
                <w:szCs w:val="18"/>
                <w:lang w:eastAsia="fr-FR"/>
              </w:rPr>
            </w:pPr>
            <w:del w:id="662" w:author="COUTIN Stéphane" w:date="2024-04-30T15:12:00Z">
              <w:r w:rsidRPr="00EA7180" w:rsidDel="00282205">
                <w:rPr>
                  <w:rFonts w:eastAsia="Times New Roman"/>
                  <w:color w:val="000000"/>
                  <w:sz w:val="18"/>
                  <w:szCs w:val="18"/>
                  <w:lang w:eastAsia="fr-FR"/>
                </w:rPr>
                <w:delText>(code_etablissement, code_categorie_objet_formation)</w:delText>
              </w:r>
              <w:bookmarkStart w:id="663" w:name="_Toc165383303"/>
              <w:bookmarkEnd w:id="663"/>
            </w:del>
          </w:p>
        </w:tc>
        <w:tc>
          <w:tcPr>
            <w:tcW w:w="1092" w:type="pct"/>
            <w:shd w:val="clear" w:color="auto" w:fill="auto"/>
            <w:noWrap/>
            <w:hideMark/>
          </w:tcPr>
          <w:p w14:paraId="779C0F9E" w14:textId="0BEE8A2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64" w:author="COUTIN Stéphane" w:date="2024-04-30T15:12:00Z"/>
                <w:rFonts w:eastAsia="Times New Roman"/>
                <w:color w:val="000000"/>
                <w:sz w:val="18"/>
                <w:szCs w:val="18"/>
                <w:lang w:eastAsia="fr-FR"/>
              </w:rPr>
            </w:pPr>
            <w:del w:id="665" w:author="COUTIN Stéphane" w:date="2024-04-30T15:12:00Z">
              <w:r w:rsidRPr="00EA7180" w:rsidDel="00282205">
                <w:rPr>
                  <w:rFonts w:eastAsia="Times New Roman"/>
                  <w:color w:val="000000"/>
                  <w:sz w:val="18"/>
                  <w:szCs w:val="18"/>
                  <w:lang w:eastAsia="fr-FR"/>
                </w:rPr>
                <w:delText>objet_formation_categorie</w:delText>
              </w:r>
              <w:bookmarkStart w:id="666" w:name="_Toc165383304"/>
              <w:bookmarkEnd w:id="666"/>
            </w:del>
          </w:p>
        </w:tc>
        <w:bookmarkStart w:id="667" w:name="_Toc165383305"/>
        <w:bookmarkEnd w:id="667"/>
      </w:tr>
      <w:tr w:rsidR="00EA7180" w:rsidRPr="00EA7180" w:rsidDel="00282205" w14:paraId="057BC56E" w14:textId="527281CE" w:rsidTr="00EA7180">
        <w:trPr>
          <w:trHeight w:val="360"/>
          <w:del w:id="668" w:author="COUTIN Stéphane" w:date="2024-04-30T15:12:00Z"/>
        </w:trPr>
        <w:tc>
          <w:tcPr>
            <w:tcW w:w="921" w:type="pct"/>
            <w:shd w:val="clear" w:color="auto" w:fill="auto"/>
            <w:hideMark/>
          </w:tcPr>
          <w:p w14:paraId="3A83287C" w14:textId="2B92A4C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69" w:author="COUTIN Stéphane" w:date="2024-04-30T15:12:00Z"/>
                <w:rFonts w:eastAsia="Times New Roman"/>
                <w:color w:val="000000"/>
                <w:sz w:val="18"/>
                <w:szCs w:val="18"/>
                <w:lang w:eastAsia="fr-FR"/>
              </w:rPr>
            </w:pPr>
            <w:del w:id="670" w:author="COUTIN Stéphane" w:date="2024-04-30T15:12:00Z">
              <w:r w:rsidRPr="00EA7180" w:rsidDel="00282205">
                <w:rPr>
                  <w:rFonts w:eastAsia="Times New Roman"/>
                  <w:color w:val="000000"/>
                  <w:sz w:val="18"/>
                  <w:szCs w:val="18"/>
                  <w:lang w:eastAsia="fr-FR"/>
                </w:rPr>
                <w:delText>chemin_pedagogique</w:delText>
              </w:r>
              <w:bookmarkStart w:id="671" w:name="_Toc165383306"/>
              <w:bookmarkEnd w:id="671"/>
            </w:del>
          </w:p>
        </w:tc>
        <w:tc>
          <w:tcPr>
            <w:tcW w:w="364" w:type="pct"/>
            <w:shd w:val="clear" w:color="auto" w:fill="auto"/>
            <w:hideMark/>
          </w:tcPr>
          <w:p w14:paraId="3B2E6E22" w14:textId="38EBDCB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72" w:author="COUTIN Stéphane" w:date="2024-04-30T15:12:00Z"/>
                <w:rFonts w:eastAsia="Times New Roman"/>
                <w:color w:val="000000"/>
                <w:sz w:val="18"/>
                <w:szCs w:val="18"/>
                <w:lang w:eastAsia="fr-FR"/>
              </w:rPr>
            </w:pPr>
            <w:del w:id="673" w:author="COUTIN Stéphane" w:date="2024-04-30T15:12:00Z">
              <w:r w:rsidRPr="00EA7180" w:rsidDel="00282205">
                <w:rPr>
                  <w:rFonts w:eastAsia="Times New Roman"/>
                  <w:color w:val="000000"/>
                  <w:sz w:val="18"/>
                  <w:szCs w:val="18"/>
                  <w:lang w:eastAsia="fr-FR"/>
                </w:rPr>
                <w:delText>COF</w:delText>
              </w:r>
              <w:bookmarkStart w:id="674" w:name="_Toc165383307"/>
              <w:bookmarkEnd w:id="674"/>
            </w:del>
          </w:p>
        </w:tc>
        <w:tc>
          <w:tcPr>
            <w:tcW w:w="1528" w:type="pct"/>
            <w:shd w:val="clear" w:color="auto" w:fill="auto"/>
            <w:hideMark/>
          </w:tcPr>
          <w:p w14:paraId="7F43D814" w14:textId="6339F05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75" w:author="COUTIN Stéphane" w:date="2024-04-30T15:12:00Z"/>
                <w:rFonts w:eastAsia="Times New Roman"/>
                <w:color w:val="000000"/>
                <w:sz w:val="18"/>
                <w:szCs w:val="18"/>
                <w:lang w:eastAsia="fr-FR"/>
              </w:rPr>
            </w:pPr>
            <w:del w:id="676" w:author="COUTIN Stéphane" w:date="2024-04-30T15:12:00Z">
              <w:r w:rsidRPr="00EA7180" w:rsidDel="00282205">
                <w:rPr>
                  <w:rFonts w:eastAsia="Times New Roman"/>
                  <w:color w:val="000000"/>
                  <w:sz w:val="18"/>
                  <w:szCs w:val="18"/>
                  <w:lang w:eastAsia="fr-FR"/>
                </w:rPr>
                <w:delText>Enchainement des objets maquettes permettant d'atteindre un objet donné. Ce chemin se décrit de l'objet le plus haut de l'arborescence vers l'objet le plus bas.</w:delText>
              </w:r>
              <w:bookmarkStart w:id="677" w:name="_Toc165383308"/>
              <w:bookmarkEnd w:id="677"/>
            </w:del>
          </w:p>
        </w:tc>
        <w:tc>
          <w:tcPr>
            <w:tcW w:w="1095" w:type="pct"/>
            <w:shd w:val="clear" w:color="auto" w:fill="auto"/>
            <w:hideMark/>
          </w:tcPr>
          <w:p w14:paraId="473590D5" w14:textId="15E446F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78" w:author="COUTIN Stéphane" w:date="2024-04-30T15:12:00Z"/>
                <w:rFonts w:eastAsia="Times New Roman"/>
                <w:color w:val="000000"/>
                <w:sz w:val="18"/>
                <w:szCs w:val="18"/>
                <w:lang w:eastAsia="fr-FR"/>
              </w:rPr>
            </w:pPr>
            <w:del w:id="679" w:author="COUTIN Stéphane" w:date="2024-04-30T15:12:00Z">
              <w:r w:rsidRPr="00EA7180" w:rsidDel="00282205">
                <w:rPr>
                  <w:rFonts w:eastAsia="Times New Roman"/>
                  <w:color w:val="000000"/>
                  <w:sz w:val="18"/>
                  <w:szCs w:val="18"/>
                  <w:lang w:eastAsia="fr-FR"/>
                </w:rPr>
                <w:delText>(code_etablissement, version, chemin)</w:delText>
              </w:r>
              <w:r w:rsidRPr="00EA7180" w:rsidDel="00282205">
                <w:rPr>
                  <w:rFonts w:eastAsia="Times New Roman"/>
                  <w:color w:val="000000"/>
                  <w:sz w:val="18"/>
                  <w:szCs w:val="18"/>
                  <w:lang w:eastAsia="fr-FR"/>
                </w:rPr>
                <w:br/>
                <w:delText>code_etablissment et version sont nécessaires pour garantir l'unicité.</w:delText>
              </w:r>
              <w:r w:rsidRPr="00EA7180" w:rsidDel="00282205">
                <w:rPr>
                  <w:rFonts w:eastAsia="Times New Roman"/>
                  <w:color w:val="000000"/>
                  <w:sz w:val="18"/>
                  <w:szCs w:val="18"/>
                  <w:lang w:eastAsia="fr-FR"/>
                </w:rPr>
                <w:br/>
                <w:delText>chemin : Succession ordonnée des code_objet_maquette constituant le chemin séparés par des '&gt;'. Par exemple : "FORM-TOTO&gt;ANNEE-1&gt;UE-MATH"</w:delText>
              </w:r>
              <w:bookmarkStart w:id="680" w:name="_Toc165383309"/>
              <w:bookmarkEnd w:id="680"/>
            </w:del>
          </w:p>
        </w:tc>
        <w:tc>
          <w:tcPr>
            <w:tcW w:w="1092" w:type="pct"/>
            <w:shd w:val="clear" w:color="auto" w:fill="auto"/>
            <w:hideMark/>
          </w:tcPr>
          <w:p w14:paraId="6D021F68" w14:textId="00CCF8D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81" w:author="COUTIN Stéphane" w:date="2024-04-30T15:12:00Z"/>
                <w:rFonts w:eastAsia="Times New Roman"/>
                <w:color w:val="000000"/>
                <w:sz w:val="18"/>
                <w:szCs w:val="18"/>
                <w:lang w:eastAsia="fr-FR"/>
              </w:rPr>
            </w:pPr>
            <w:del w:id="682" w:author="COUTIN Stéphane" w:date="2024-04-30T15:12:00Z">
              <w:r w:rsidRPr="00EA7180" w:rsidDel="00282205">
                <w:rPr>
                  <w:rFonts w:eastAsia="Times New Roman"/>
                  <w:color w:val="000000"/>
                  <w:sz w:val="18"/>
                  <w:szCs w:val="18"/>
                  <w:lang w:eastAsia="fr-FR"/>
                </w:rPr>
                <w:delText>schema_mof.maquette_chemin</w:delText>
              </w:r>
              <w:bookmarkStart w:id="683" w:name="_Toc165383310"/>
              <w:bookmarkEnd w:id="683"/>
            </w:del>
          </w:p>
        </w:tc>
        <w:bookmarkStart w:id="684" w:name="_Toc165383311"/>
        <w:bookmarkEnd w:id="684"/>
      </w:tr>
      <w:tr w:rsidR="00EA7180" w:rsidRPr="00EA7180" w:rsidDel="00282205" w14:paraId="655208BF" w14:textId="04D7EE50" w:rsidTr="00EA7180">
        <w:trPr>
          <w:trHeight w:val="360"/>
          <w:del w:id="685" w:author="COUTIN Stéphane" w:date="2024-04-30T15:12:00Z"/>
        </w:trPr>
        <w:tc>
          <w:tcPr>
            <w:tcW w:w="921" w:type="pct"/>
            <w:shd w:val="clear" w:color="auto" w:fill="auto"/>
            <w:hideMark/>
          </w:tcPr>
          <w:p w14:paraId="7851CF1F" w14:textId="7C8DFEB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86" w:author="COUTIN Stéphane" w:date="2024-04-30T15:12:00Z"/>
                <w:rFonts w:eastAsia="Times New Roman"/>
                <w:color w:val="000000"/>
                <w:sz w:val="18"/>
                <w:szCs w:val="18"/>
                <w:lang w:eastAsia="fr-FR"/>
              </w:rPr>
            </w:pPr>
            <w:del w:id="687" w:author="COUTIN Stéphane" w:date="2024-04-30T15:12:00Z">
              <w:r w:rsidRPr="00EA7180" w:rsidDel="00282205">
                <w:rPr>
                  <w:rFonts w:eastAsia="Times New Roman"/>
                  <w:color w:val="000000"/>
                  <w:sz w:val="18"/>
                  <w:szCs w:val="18"/>
                  <w:lang w:eastAsia="fr-FR"/>
                </w:rPr>
                <w:delText>chemin_pedagogique_moe</w:delText>
              </w:r>
              <w:bookmarkStart w:id="688" w:name="_Toc165383312"/>
              <w:bookmarkEnd w:id="688"/>
            </w:del>
          </w:p>
        </w:tc>
        <w:tc>
          <w:tcPr>
            <w:tcW w:w="364" w:type="pct"/>
            <w:shd w:val="clear" w:color="auto" w:fill="auto"/>
            <w:hideMark/>
          </w:tcPr>
          <w:p w14:paraId="5A906788" w14:textId="7BAF5C9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89" w:author="COUTIN Stéphane" w:date="2024-04-30T15:12:00Z"/>
                <w:rFonts w:eastAsia="Times New Roman"/>
                <w:color w:val="000000"/>
                <w:sz w:val="18"/>
                <w:szCs w:val="18"/>
                <w:lang w:eastAsia="fr-FR"/>
              </w:rPr>
            </w:pPr>
            <w:del w:id="690" w:author="COUTIN Stéphane" w:date="2024-04-30T15:12:00Z">
              <w:r w:rsidRPr="00EA7180" w:rsidDel="00282205">
                <w:rPr>
                  <w:rFonts w:eastAsia="Times New Roman"/>
                  <w:color w:val="000000"/>
                  <w:sz w:val="18"/>
                  <w:szCs w:val="18"/>
                  <w:lang w:eastAsia="fr-FR"/>
                </w:rPr>
                <w:delText>MOF</w:delText>
              </w:r>
              <w:bookmarkStart w:id="691" w:name="_Toc165383313"/>
              <w:bookmarkEnd w:id="691"/>
            </w:del>
          </w:p>
        </w:tc>
        <w:tc>
          <w:tcPr>
            <w:tcW w:w="1528" w:type="pct"/>
            <w:shd w:val="clear" w:color="auto" w:fill="auto"/>
            <w:hideMark/>
          </w:tcPr>
          <w:p w14:paraId="70E0A558" w14:textId="23A01B7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92" w:author="COUTIN Stéphane" w:date="2024-04-30T15:12:00Z"/>
                <w:rFonts w:eastAsia="Times New Roman"/>
                <w:color w:val="000000"/>
                <w:sz w:val="18"/>
                <w:szCs w:val="18"/>
                <w:lang w:eastAsia="fr-FR"/>
              </w:rPr>
            </w:pPr>
            <w:del w:id="693" w:author="COUTIN Stéphane" w:date="2024-04-30T15:12:00Z">
              <w:r w:rsidRPr="00EA7180" w:rsidDel="00282205">
                <w:rPr>
                  <w:rFonts w:eastAsia="Times New Roman"/>
                  <w:color w:val="000000"/>
                  <w:sz w:val="18"/>
                  <w:szCs w:val="18"/>
                  <w:lang w:eastAsia="fr-FR"/>
                </w:rPr>
                <w:delText>Correspond à l'instanciation pour une période d'un chemin pédagogique.</w:delText>
              </w:r>
              <w:r w:rsidRPr="00EA7180" w:rsidDel="00282205">
                <w:rPr>
                  <w:rFonts w:eastAsia="Times New Roman"/>
                  <w:color w:val="000000"/>
                  <w:sz w:val="18"/>
                  <w:szCs w:val="18"/>
                  <w:lang w:eastAsia="fr-FR"/>
                </w:rPr>
                <w:br/>
                <w:delText>Dans les schémas autres que celui d'origine, cet objet est représenté par des tables nommées cible</w:delText>
              </w:r>
              <w:bookmarkStart w:id="694" w:name="_Toc165383314"/>
              <w:bookmarkEnd w:id="694"/>
            </w:del>
          </w:p>
        </w:tc>
        <w:tc>
          <w:tcPr>
            <w:tcW w:w="1095" w:type="pct"/>
            <w:shd w:val="clear" w:color="auto" w:fill="auto"/>
            <w:hideMark/>
          </w:tcPr>
          <w:p w14:paraId="5ED0B036" w14:textId="522CE8B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95" w:author="COUTIN Stéphane" w:date="2024-04-30T15:12:00Z"/>
                <w:rFonts w:eastAsia="Times New Roman"/>
                <w:color w:val="000000"/>
                <w:sz w:val="18"/>
                <w:szCs w:val="18"/>
                <w:lang w:eastAsia="fr-FR"/>
              </w:rPr>
            </w:pPr>
            <w:del w:id="696" w:author="COUTIN Stéphane" w:date="2024-04-30T15:12:00Z">
              <w:r w:rsidRPr="00EA7180" w:rsidDel="00282205">
                <w:rPr>
                  <w:rFonts w:eastAsia="Times New Roman"/>
                  <w:color w:val="000000"/>
                  <w:sz w:val="18"/>
                  <w:szCs w:val="18"/>
                  <w:lang w:eastAsia="fr-FR"/>
                </w:rPr>
                <w:delText>(code_periode, code_etablissement, chemin, version)</w:delText>
              </w:r>
              <w:bookmarkStart w:id="697" w:name="_Toc165383315"/>
              <w:bookmarkEnd w:id="697"/>
            </w:del>
          </w:p>
        </w:tc>
        <w:tc>
          <w:tcPr>
            <w:tcW w:w="1092" w:type="pct"/>
            <w:shd w:val="clear" w:color="auto" w:fill="auto"/>
            <w:hideMark/>
          </w:tcPr>
          <w:p w14:paraId="0704FC5C" w14:textId="509BD21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698" w:author="COUTIN Stéphane" w:date="2024-04-30T15:12:00Z"/>
                <w:rFonts w:eastAsia="Times New Roman"/>
                <w:color w:val="000000"/>
                <w:sz w:val="18"/>
                <w:szCs w:val="18"/>
                <w:lang w:eastAsia="fr-FR"/>
              </w:rPr>
            </w:pPr>
            <w:del w:id="699" w:author="COUTIN Stéphane" w:date="2024-04-30T15:12:00Z">
              <w:r w:rsidRPr="00EA7180" w:rsidDel="00282205">
                <w:rPr>
                  <w:rFonts w:eastAsia="Times New Roman"/>
                  <w:color w:val="000000"/>
                  <w:sz w:val="18"/>
                  <w:szCs w:val="18"/>
                  <w:lang w:eastAsia="fr-FR"/>
                </w:rPr>
                <w:delText>schema_mof.objet_formation_chemin</w:delText>
              </w:r>
              <w:bookmarkStart w:id="700" w:name="_Toc165383316"/>
              <w:bookmarkEnd w:id="700"/>
            </w:del>
          </w:p>
        </w:tc>
        <w:bookmarkStart w:id="701" w:name="_Toc165383317"/>
        <w:bookmarkEnd w:id="701"/>
      </w:tr>
      <w:tr w:rsidR="00EA7180" w:rsidRPr="00EA7180" w:rsidDel="00282205" w14:paraId="630CCB9A" w14:textId="2C5890FE" w:rsidTr="00EA7180">
        <w:trPr>
          <w:trHeight w:val="360"/>
          <w:del w:id="702" w:author="COUTIN Stéphane" w:date="2024-04-30T15:12:00Z"/>
        </w:trPr>
        <w:tc>
          <w:tcPr>
            <w:tcW w:w="921" w:type="pct"/>
            <w:shd w:val="clear" w:color="auto" w:fill="auto"/>
            <w:hideMark/>
          </w:tcPr>
          <w:p w14:paraId="1726717D" w14:textId="69C0D38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03" w:author="COUTIN Stéphane" w:date="2024-04-30T15:12:00Z"/>
                <w:rFonts w:eastAsia="Times New Roman"/>
                <w:color w:val="000000"/>
                <w:sz w:val="18"/>
                <w:szCs w:val="18"/>
                <w:lang w:eastAsia="fr-FR"/>
              </w:rPr>
            </w:pPr>
            <w:del w:id="704" w:author="COUTIN Stéphane" w:date="2024-04-30T15:12:00Z">
              <w:r w:rsidRPr="00EA7180" w:rsidDel="00282205">
                <w:rPr>
                  <w:rFonts w:eastAsia="Times New Roman"/>
                  <w:color w:val="000000"/>
                  <w:sz w:val="18"/>
                  <w:szCs w:val="18"/>
                  <w:lang w:eastAsia="fr-FR"/>
                </w:rPr>
                <w:delText>composition</w:delText>
              </w:r>
              <w:bookmarkStart w:id="705" w:name="_Toc165383318"/>
              <w:bookmarkEnd w:id="705"/>
            </w:del>
          </w:p>
        </w:tc>
        <w:tc>
          <w:tcPr>
            <w:tcW w:w="364" w:type="pct"/>
            <w:shd w:val="clear" w:color="auto" w:fill="auto"/>
            <w:hideMark/>
          </w:tcPr>
          <w:p w14:paraId="7EB477AF" w14:textId="53E4455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06" w:author="COUTIN Stéphane" w:date="2024-04-30T15:12:00Z"/>
                <w:rFonts w:eastAsia="Times New Roman"/>
                <w:color w:val="000000"/>
                <w:sz w:val="18"/>
                <w:szCs w:val="18"/>
                <w:lang w:eastAsia="fr-FR"/>
              </w:rPr>
            </w:pPr>
            <w:del w:id="707" w:author="COUTIN Stéphane" w:date="2024-04-30T15:12:00Z">
              <w:r w:rsidRPr="00EA7180" w:rsidDel="00282205">
                <w:rPr>
                  <w:rFonts w:eastAsia="Times New Roman"/>
                  <w:color w:val="000000"/>
                  <w:sz w:val="18"/>
                  <w:szCs w:val="18"/>
                  <w:lang w:eastAsia="fr-FR"/>
                </w:rPr>
                <w:delText>MOF</w:delText>
              </w:r>
              <w:bookmarkStart w:id="708" w:name="_Toc165383319"/>
              <w:bookmarkEnd w:id="708"/>
            </w:del>
          </w:p>
        </w:tc>
        <w:tc>
          <w:tcPr>
            <w:tcW w:w="1528" w:type="pct"/>
            <w:shd w:val="clear" w:color="auto" w:fill="auto"/>
            <w:hideMark/>
          </w:tcPr>
          <w:p w14:paraId="6C606DBB" w14:textId="198258F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09" w:author="COUTIN Stéphane" w:date="2024-04-30T15:12:00Z"/>
                <w:rFonts w:eastAsia="Times New Roman"/>
                <w:color w:val="000000"/>
                <w:sz w:val="18"/>
                <w:szCs w:val="18"/>
                <w:lang w:eastAsia="fr-FR"/>
              </w:rPr>
            </w:pPr>
            <w:del w:id="710" w:author="COUTIN Stéphane" w:date="2024-04-30T15:12:00Z">
              <w:r w:rsidRPr="00EA7180" w:rsidDel="00282205">
                <w:rPr>
                  <w:rFonts w:eastAsia="Times New Roman"/>
                  <w:color w:val="000000"/>
                  <w:sz w:val="18"/>
                  <w:szCs w:val="18"/>
                  <w:lang w:eastAsia="fr-FR"/>
                </w:rPr>
                <w:delText>Entité permettant de rassembler des groupes de même type afin d'en faciliter leur utilisation. Les groupes d'une même composition sont incompatibles entre eux.</w:delText>
              </w:r>
              <w:r w:rsidRPr="00EA7180" w:rsidDel="00282205">
                <w:rPr>
                  <w:rFonts w:eastAsia="Times New Roman"/>
                  <w:color w:val="000000"/>
                  <w:sz w:val="18"/>
                  <w:szCs w:val="18"/>
                  <w:lang w:eastAsia="fr-FR"/>
                </w:rPr>
                <w:br/>
                <w:delText>Exemples : Composition SPORT = Groupes {Football, Basketball, Handball}</w:delText>
              </w:r>
              <w:bookmarkStart w:id="711" w:name="_Toc165383320"/>
              <w:bookmarkEnd w:id="711"/>
            </w:del>
          </w:p>
        </w:tc>
        <w:tc>
          <w:tcPr>
            <w:tcW w:w="1095" w:type="pct"/>
            <w:shd w:val="clear" w:color="auto" w:fill="auto"/>
            <w:hideMark/>
          </w:tcPr>
          <w:p w14:paraId="1B93D231" w14:textId="598B3E1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12" w:author="COUTIN Stéphane" w:date="2024-04-30T15:12:00Z"/>
                <w:rFonts w:eastAsia="Times New Roman"/>
                <w:color w:val="000000"/>
                <w:sz w:val="18"/>
                <w:szCs w:val="18"/>
                <w:lang w:eastAsia="fr-FR"/>
              </w:rPr>
            </w:pPr>
            <w:del w:id="713" w:author="COUTIN Stéphane" w:date="2024-04-30T15:12:00Z">
              <w:r w:rsidRPr="00EA7180" w:rsidDel="00282205">
                <w:rPr>
                  <w:rFonts w:eastAsia="Times New Roman"/>
                  <w:color w:val="000000"/>
                  <w:sz w:val="18"/>
                  <w:szCs w:val="18"/>
                  <w:lang w:eastAsia="fr-FR"/>
                </w:rPr>
                <w:delText>(code_periode, code_composition)</w:delText>
              </w:r>
              <w:bookmarkStart w:id="714" w:name="_Toc165383321"/>
              <w:bookmarkEnd w:id="714"/>
            </w:del>
          </w:p>
        </w:tc>
        <w:tc>
          <w:tcPr>
            <w:tcW w:w="1092" w:type="pct"/>
            <w:shd w:val="clear" w:color="auto" w:fill="auto"/>
            <w:hideMark/>
          </w:tcPr>
          <w:p w14:paraId="10F35B93" w14:textId="539C403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15" w:author="COUTIN Stéphane" w:date="2024-04-30T15:12:00Z"/>
                <w:rFonts w:eastAsia="Times New Roman"/>
                <w:color w:val="000000"/>
                <w:sz w:val="18"/>
                <w:szCs w:val="18"/>
                <w:lang w:eastAsia="fr-FR"/>
              </w:rPr>
            </w:pPr>
            <w:del w:id="716" w:author="COUTIN Stéphane" w:date="2024-04-30T15:12:00Z">
              <w:r w:rsidRPr="00EA7180" w:rsidDel="00282205">
                <w:rPr>
                  <w:rFonts w:eastAsia="Times New Roman"/>
                  <w:color w:val="000000"/>
                  <w:sz w:val="18"/>
                  <w:szCs w:val="18"/>
                  <w:lang w:eastAsia="fr-FR"/>
                </w:rPr>
                <w:delText>schema_mof.composition</w:delText>
              </w:r>
              <w:bookmarkStart w:id="717" w:name="_Toc165383322"/>
              <w:bookmarkEnd w:id="717"/>
            </w:del>
          </w:p>
        </w:tc>
        <w:bookmarkStart w:id="718" w:name="_Toc165383323"/>
        <w:bookmarkEnd w:id="718"/>
      </w:tr>
      <w:tr w:rsidR="00EA7180" w:rsidRPr="00EA7180" w:rsidDel="00282205" w14:paraId="3F7B40DA" w14:textId="00F604AA" w:rsidTr="00EA7180">
        <w:trPr>
          <w:trHeight w:val="360"/>
          <w:del w:id="719" w:author="COUTIN Stéphane" w:date="2024-04-30T15:12:00Z"/>
        </w:trPr>
        <w:tc>
          <w:tcPr>
            <w:tcW w:w="921" w:type="pct"/>
            <w:shd w:val="clear" w:color="auto" w:fill="auto"/>
            <w:hideMark/>
          </w:tcPr>
          <w:p w14:paraId="7CEBAB6F" w14:textId="2B93255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20" w:author="COUTIN Stéphane" w:date="2024-04-30T15:12:00Z"/>
                <w:rFonts w:eastAsia="Times New Roman"/>
                <w:color w:val="000000"/>
                <w:sz w:val="18"/>
                <w:szCs w:val="18"/>
                <w:lang w:eastAsia="fr-FR"/>
              </w:rPr>
            </w:pPr>
            <w:del w:id="721" w:author="COUTIN Stéphane" w:date="2024-04-30T15:12:00Z">
              <w:r w:rsidRPr="00EA7180" w:rsidDel="00282205">
                <w:rPr>
                  <w:rFonts w:eastAsia="Times New Roman"/>
                  <w:color w:val="000000"/>
                  <w:sz w:val="18"/>
                  <w:szCs w:val="18"/>
                  <w:lang w:eastAsia="fr-FR"/>
                </w:rPr>
                <w:delText>compte_imputation</w:delText>
              </w:r>
              <w:bookmarkStart w:id="722" w:name="_Toc165383324"/>
              <w:bookmarkEnd w:id="722"/>
            </w:del>
          </w:p>
        </w:tc>
        <w:tc>
          <w:tcPr>
            <w:tcW w:w="364" w:type="pct"/>
            <w:shd w:val="clear" w:color="auto" w:fill="auto"/>
            <w:hideMark/>
          </w:tcPr>
          <w:p w14:paraId="7F7329A8" w14:textId="346B65B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23" w:author="COUTIN Stéphane" w:date="2024-04-30T15:12:00Z"/>
                <w:rFonts w:eastAsia="Times New Roman"/>
                <w:color w:val="000000"/>
                <w:sz w:val="18"/>
                <w:szCs w:val="18"/>
                <w:lang w:eastAsia="fr-FR"/>
              </w:rPr>
            </w:pPr>
            <w:del w:id="724" w:author="COUTIN Stéphane" w:date="2024-04-30T15:12:00Z">
              <w:r w:rsidRPr="00EA7180" w:rsidDel="00282205">
                <w:rPr>
                  <w:rFonts w:eastAsia="Times New Roman"/>
                  <w:color w:val="000000"/>
                  <w:sz w:val="18"/>
                  <w:szCs w:val="18"/>
                  <w:lang w:eastAsia="fr-FR"/>
                </w:rPr>
                <w:delText>PAI</w:delText>
              </w:r>
              <w:bookmarkStart w:id="725" w:name="_Toc165383325"/>
              <w:bookmarkEnd w:id="725"/>
            </w:del>
          </w:p>
        </w:tc>
        <w:tc>
          <w:tcPr>
            <w:tcW w:w="1528" w:type="pct"/>
            <w:shd w:val="clear" w:color="auto" w:fill="auto"/>
            <w:hideMark/>
          </w:tcPr>
          <w:p w14:paraId="0011FFF5" w14:textId="1728E40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26" w:author="COUTIN Stéphane" w:date="2024-04-30T15:12:00Z"/>
                <w:rFonts w:eastAsia="Times New Roman"/>
                <w:color w:val="000000"/>
                <w:sz w:val="18"/>
                <w:szCs w:val="18"/>
                <w:lang w:eastAsia="fr-FR"/>
              </w:rPr>
            </w:pPr>
            <w:bookmarkStart w:id="727" w:name="_Toc165383326"/>
            <w:bookmarkEnd w:id="727"/>
          </w:p>
        </w:tc>
        <w:tc>
          <w:tcPr>
            <w:tcW w:w="1095" w:type="pct"/>
            <w:shd w:val="clear" w:color="auto" w:fill="auto"/>
            <w:hideMark/>
          </w:tcPr>
          <w:p w14:paraId="15C47CD4" w14:textId="030193F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28" w:author="COUTIN Stéphane" w:date="2024-04-30T15:12:00Z"/>
                <w:rFonts w:eastAsia="Times New Roman"/>
                <w:color w:val="000000"/>
                <w:sz w:val="18"/>
                <w:szCs w:val="18"/>
                <w:lang w:eastAsia="fr-FR"/>
              </w:rPr>
            </w:pPr>
            <w:del w:id="729" w:author="COUTIN Stéphane" w:date="2024-04-30T15:12:00Z">
              <w:r w:rsidRPr="00EA7180" w:rsidDel="00282205">
                <w:rPr>
                  <w:rFonts w:eastAsia="Times New Roman"/>
                  <w:color w:val="000000"/>
                  <w:sz w:val="18"/>
                  <w:szCs w:val="18"/>
                  <w:lang w:eastAsia="fr-FR"/>
                </w:rPr>
                <w:delText>(numero_compte_imputation)</w:delText>
              </w:r>
              <w:bookmarkStart w:id="730" w:name="_Toc165383327"/>
              <w:bookmarkEnd w:id="730"/>
            </w:del>
          </w:p>
        </w:tc>
        <w:tc>
          <w:tcPr>
            <w:tcW w:w="1092" w:type="pct"/>
            <w:shd w:val="clear" w:color="auto" w:fill="auto"/>
            <w:hideMark/>
          </w:tcPr>
          <w:p w14:paraId="2DF58850" w14:textId="0F0654F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31" w:author="COUTIN Stéphane" w:date="2024-04-30T15:12:00Z"/>
                <w:rFonts w:eastAsia="Times New Roman"/>
                <w:color w:val="000000"/>
                <w:sz w:val="18"/>
                <w:szCs w:val="18"/>
                <w:lang w:eastAsia="fr-FR"/>
              </w:rPr>
            </w:pPr>
            <w:del w:id="732" w:author="COUTIN Stéphane" w:date="2024-04-30T15:12:00Z">
              <w:r w:rsidRPr="00EA7180" w:rsidDel="00282205">
                <w:rPr>
                  <w:rFonts w:eastAsia="Times New Roman"/>
                  <w:color w:val="000000"/>
                  <w:sz w:val="18"/>
                  <w:szCs w:val="18"/>
                  <w:lang w:eastAsia="fr-FR"/>
                </w:rPr>
                <w:delText>pas de table spécifique, mais disponible via ses associations avec plusieurs tables de schema_pai</w:delText>
              </w:r>
              <w:r w:rsidRPr="00EA7180" w:rsidDel="00282205">
                <w:rPr>
                  <w:rFonts w:eastAsia="Times New Roman"/>
                  <w:color w:val="000000"/>
                  <w:sz w:val="18"/>
                  <w:szCs w:val="18"/>
                  <w:lang w:eastAsia="fr-FR"/>
                </w:rPr>
                <w:br/>
                <w:delText>modalite_de_paiement_compte</w:delText>
              </w:r>
              <w:r w:rsidRPr="00EA7180" w:rsidDel="00282205">
                <w:rPr>
                  <w:rFonts w:eastAsia="Times New Roman"/>
                  <w:color w:val="000000"/>
                  <w:sz w:val="18"/>
                  <w:szCs w:val="18"/>
                  <w:lang w:eastAsia="fr-FR"/>
                </w:rPr>
                <w:br/>
                <w:delText>element_de_droit_compte</w:delText>
              </w:r>
              <w:bookmarkStart w:id="733" w:name="_Toc165383328"/>
              <w:bookmarkEnd w:id="733"/>
            </w:del>
          </w:p>
        </w:tc>
        <w:bookmarkStart w:id="734" w:name="_Toc165383329"/>
        <w:bookmarkEnd w:id="734"/>
      </w:tr>
      <w:tr w:rsidR="00EA7180" w:rsidRPr="00EA7180" w:rsidDel="00282205" w14:paraId="4A39B7FC" w14:textId="43D691B3" w:rsidTr="00EA7180">
        <w:trPr>
          <w:trHeight w:val="360"/>
          <w:del w:id="735" w:author="COUTIN Stéphane" w:date="2024-04-30T15:12:00Z"/>
        </w:trPr>
        <w:tc>
          <w:tcPr>
            <w:tcW w:w="921" w:type="pct"/>
            <w:shd w:val="clear" w:color="auto" w:fill="auto"/>
            <w:hideMark/>
          </w:tcPr>
          <w:p w14:paraId="7673B239" w14:textId="7E2D0A1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36" w:author="COUTIN Stéphane" w:date="2024-04-30T15:12:00Z"/>
                <w:rFonts w:eastAsia="Times New Roman"/>
                <w:color w:val="000000"/>
                <w:sz w:val="18"/>
                <w:szCs w:val="18"/>
                <w:lang w:eastAsia="fr-FR"/>
              </w:rPr>
            </w:pPr>
            <w:del w:id="737" w:author="COUTIN Stéphane" w:date="2024-04-30T15:12:00Z">
              <w:r w:rsidRPr="00EA7180" w:rsidDel="00282205">
                <w:rPr>
                  <w:rFonts w:eastAsia="Times New Roman"/>
                  <w:color w:val="000000"/>
                  <w:sz w:val="18"/>
                  <w:szCs w:val="18"/>
                  <w:lang w:eastAsia="fr-FR"/>
                </w:rPr>
                <w:delText>contact</w:delText>
              </w:r>
              <w:bookmarkStart w:id="738" w:name="_Toc165383330"/>
              <w:bookmarkEnd w:id="738"/>
            </w:del>
          </w:p>
        </w:tc>
        <w:tc>
          <w:tcPr>
            <w:tcW w:w="364" w:type="pct"/>
            <w:shd w:val="clear" w:color="auto" w:fill="auto"/>
            <w:hideMark/>
          </w:tcPr>
          <w:p w14:paraId="5EDF1375" w14:textId="1CA60F5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39" w:author="COUTIN Stéphane" w:date="2024-04-30T15:12:00Z"/>
                <w:rFonts w:eastAsia="Times New Roman"/>
                <w:color w:val="000000"/>
                <w:sz w:val="18"/>
                <w:szCs w:val="18"/>
                <w:lang w:eastAsia="fr-FR"/>
              </w:rPr>
            </w:pPr>
            <w:del w:id="740" w:author="COUTIN Stéphane" w:date="2024-04-30T15:12:00Z">
              <w:r w:rsidRPr="00EA7180" w:rsidDel="00282205">
                <w:rPr>
                  <w:rFonts w:eastAsia="Times New Roman"/>
                  <w:color w:val="000000"/>
                  <w:sz w:val="18"/>
                  <w:szCs w:val="18"/>
                  <w:lang w:eastAsia="fr-FR"/>
                </w:rPr>
                <w:delText>INS</w:delText>
              </w:r>
              <w:bookmarkStart w:id="741" w:name="_Toc165383331"/>
              <w:bookmarkEnd w:id="741"/>
            </w:del>
          </w:p>
        </w:tc>
        <w:tc>
          <w:tcPr>
            <w:tcW w:w="1528" w:type="pct"/>
            <w:shd w:val="clear" w:color="auto" w:fill="auto"/>
            <w:hideMark/>
          </w:tcPr>
          <w:p w14:paraId="2EFA59C1" w14:textId="3CFB694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42" w:author="COUTIN Stéphane" w:date="2024-04-30T15:12:00Z"/>
                <w:rFonts w:eastAsia="Times New Roman"/>
                <w:color w:val="000000"/>
                <w:sz w:val="18"/>
                <w:szCs w:val="18"/>
                <w:lang w:eastAsia="fr-FR"/>
              </w:rPr>
            </w:pPr>
            <w:del w:id="743" w:author="COUTIN Stéphane" w:date="2024-04-30T15:12:00Z">
              <w:r w:rsidRPr="00EA7180" w:rsidDel="00282205">
                <w:rPr>
                  <w:rFonts w:eastAsia="Times New Roman"/>
                  <w:color w:val="000000"/>
                  <w:sz w:val="18"/>
                  <w:szCs w:val="18"/>
                  <w:lang w:eastAsia="fr-FR"/>
                </w:rPr>
                <w:delText>Un contact est un ensemble de données qui permettent de communiquer avec l'apprenant. Un contact est structuré selon une demande de contact préalablement paramétrée</w:delText>
              </w:r>
              <w:bookmarkStart w:id="744" w:name="_Toc165383332"/>
              <w:bookmarkEnd w:id="744"/>
            </w:del>
          </w:p>
        </w:tc>
        <w:tc>
          <w:tcPr>
            <w:tcW w:w="1095" w:type="pct"/>
            <w:shd w:val="clear" w:color="auto" w:fill="auto"/>
            <w:hideMark/>
          </w:tcPr>
          <w:p w14:paraId="302E06BA" w14:textId="5FA595C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45" w:author="COUTIN Stéphane" w:date="2024-04-30T15:12:00Z"/>
                <w:rFonts w:eastAsia="Times New Roman"/>
                <w:color w:val="000000"/>
                <w:sz w:val="18"/>
                <w:szCs w:val="18"/>
                <w:lang w:eastAsia="fr-FR"/>
              </w:rPr>
            </w:pPr>
            <w:del w:id="746" w:author="COUTIN Stéphane" w:date="2024-04-30T15:12:00Z">
              <w:r w:rsidRPr="00EA7180" w:rsidDel="00282205">
                <w:rPr>
                  <w:rFonts w:eastAsia="Times New Roman"/>
                  <w:color w:val="000000"/>
                  <w:sz w:val="18"/>
                  <w:szCs w:val="18"/>
                  <w:lang w:eastAsia="fr-FR"/>
                </w:rPr>
                <w:delText>(code_apprenant, id_demande)</w:delText>
              </w:r>
              <w:bookmarkStart w:id="747" w:name="_Toc165383333"/>
              <w:bookmarkEnd w:id="747"/>
            </w:del>
          </w:p>
        </w:tc>
        <w:tc>
          <w:tcPr>
            <w:tcW w:w="1092" w:type="pct"/>
            <w:shd w:val="clear" w:color="auto" w:fill="auto"/>
            <w:hideMark/>
          </w:tcPr>
          <w:p w14:paraId="70C4D559" w14:textId="79DA395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48" w:author="COUTIN Stéphane" w:date="2024-04-30T15:12:00Z"/>
                <w:rFonts w:eastAsia="Times New Roman"/>
                <w:color w:val="000000"/>
                <w:sz w:val="18"/>
                <w:szCs w:val="18"/>
                <w:lang w:eastAsia="fr-FR"/>
              </w:rPr>
            </w:pPr>
            <w:del w:id="749" w:author="COUTIN Stéphane" w:date="2024-04-30T15:12:00Z">
              <w:r w:rsidRPr="00EA7180" w:rsidDel="00282205">
                <w:rPr>
                  <w:rFonts w:eastAsia="Times New Roman"/>
                  <w:color w:val="000000"/>
                  <w:sz w:val="18"/>
                  <w:szCs w:val="18"/>
                  <w:lang w:eastAsia="fr-FR"/>
                </w:rPr>
                <w:delText>schema_gestion.contact</w:delText>
              </w:r>
              <w:bookmarkStart w:id="750" w:name="_Toc165383334"/>
              <w:bookmarkEnd w:id="750"/>
            </w:del>
          </w:p>
        </w:tc>
        <w:bookmarkStart w:id="751" w:name="_Toc165383335"/>
        <w:bookmarkEnd w:id="751"/>
      </w:tr>
      <w:tr w:rsidR="00EA7180" w:rsidRPr="00EA7180" w:rsidDel="00282205" w14:paraId="73D33E20" w14:textId="0F80AC66" w:rsidTr="00EA7180">
        <w:trPr>
          <w:trHeight w:val="360"/>
          <w:del w:id="752" w:author="COUTIN Stéphane" w:date="2024-04-30T15:12:00Z"/>
        </w:trPr>
        <w:tc>
          <w:tcPr>
            <w:tcW w:w="921" w:type="pct"/>
            <w:shd w:val="clear" w:color="auto" w:fill="auto"/>
            <w:hideMark/>
          </w:tcPr>
          <w:p w14:paraId="235413BE" w14:textId="3A2E0E1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53" w:author="COUTIN Stéphane" w:date="2024-04-30T15:12:00Z"/>
                <w:rFonts w:eastAsia="Times New Roman"/>
                <w:color w:val="000000"/>
                <w:sz w:val="18"/>
                <w:szCs w:val="18"/>
                <w:lang w:eastAsia="fr-FR"/>
              </w:rPr>
            </w:pPr>
            <w:del w:id="754" w:author="COUTIN Stéphane" w:date="2024-04-30T15:12:00Z">
              <w:r w:rsidRPr="00EA7180" w:rsidDel="00282205">
                <w:rPr>
                  <w:rFonts w:eastAsia="Times New Roman"/>
                  <w:color w:val="000000"/>
                  <w:sz w:val="18"/>
                  <w:szCs w:val="18"/>
                  <w:lang w:eastAsia="fr-FR"/>
                </w:rPr>
                <w:delText>cursus</w:delText>
              </w:r>
              <w:bookmarkStart w:id="755" w:name="_Toc165383336"/>
              <w:bookmarkEnd w:id="755"/>
            </w:del>
          </w:p>
        </w:tc>
        <w:tc>
          <w:tcPr>
            <w:tcW w:w="364" w:type="pct"/>
            <w:shd w:val="clear" w:color="auto" w:fill="auto"/>
            <w:hideMark/>
          </w:tcPr>
          <w:p w14:paraId="14AC2463" w14:textId="7FDD3AC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56" w:author="COUTIN Stéphane" w:date="2024-04-30T15:12:00Z"/>
                <w:rFonts w:eastAsia="Times New Roman"/>
                <w:color w:val="000000"/>
                <w:sz w:val="18"/>
                <w:szCs w:val="18"/>
                <w:lang w:eastAsia="fr-FR"/>
              </w:rPr>
            </w:pPr>
            <w:del w:id="757" w:author="COUTIN Stéphane" w:date="2024-04-30T15:12:00Z">
              <w:r w:rsidRPr="00EA7180" w:rsidDel="00282205">
                <w:rPr>
                  <w:rFonts w:eastAsia="Times New Roman"/>
                  <w:color w:val="000000"/>
                  <w:sz w:val="18"/>
                  <w:szCs w:val="18"/>
                  <w:lang w:eastAsia="fr-FR"/>
                </w:rPr>
                <w:delText>CHC</w:delText>
              </w:r>
              <w:bookmarkStart w:id="758" w:name="_Toc165383337"/>
              <w:bookmarkEnd w:id="758"/>
            </w:del>
          </w:p>
        </w:tc>
        <w:tc>
          <w:tcPr>
            <w:tcW w:w="1528" w:type="pct"/>
            <w:shd w:val="clear" w:color="auto" w:fill="auto"/>
            <w:hideMark/>
          </w:tcPr>
          <w:p w14:paraId="2AFCA10A" w14:textId="362AB1B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59" w:author="COUTIN Stéphane" w:date="2024-04-30T15:12:00Z"/>
                <w:rFonts w:eastAsia="Times New Roman"/>
                <w:color w:val="000000"/>
                <w:sz w:val="18"/>
                <w:szCs w:val="18"/>
                <w:lang w:eastAsia="fr-FR"/>
              </w:rPr>
            </w:pPr>
            <w:del w:id="760" w:author="COUTIN Stéphane" w:date="2024-04-30T15:12:00Z">
              <w:r w:rsidRPr="00EA7180" w:rsidDel="00282205">
                <w:rPr>
                  <w:rFonts w:eastAsia="Times New Roman"/>
                  <w:color w:val="000000"/>
                  <w:sz w:val="18"/>
                  <w:szCs w:val="18"/>
                  <w:lang w:eastAsia="fr-FR"/>
                </w:rPr>
                <w:delText>Le cursus est une entité chapeau à laquelle sont attachées toutes les affectations pour une inscription administrative.</w:delText>
              </w:r>
              <w:bookmarkStart w:id="761" w:name="_Toc165383338"/>
              <w:bookmarkEnd w:id="761"/>
            </w:del>
          </w:p>
        </w:tc>
        <w:tc>
          <w:tcPr>
            <w:tcW w:w="1095" w:type="pct"/>
            <w:shd w:val="clear" w:color="auto" w:fill="auto"/>
            <w:hideMark/>
          </w:tcPr>
          <w:p w14:paraId="368EA08A" w14:textId="467B60E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62" w:author="COUTIN Stéphane" w:date="2024-04-30T15:12:00Z"/>
                <w:rFonts w:eastAsia="Times New Roman"/>
                <w:color w:val="000000"/>
                <w:sz w:val="18"/>
                <w:szCs w:val="18"/>
                <w:lang w:eastAsia="fr-FR"/>
              </w:rPr>
            </w:pPr>
            <w:del w:id="763" w:author="COUTIN Stéphane" w:date="2024-04-30T15:12:00Z">
              <w:r w:rsidRPr="00EA7180" w:rsidDel="00282205">
                <w:rPr>
                  <w:rFonts w:eastAsia="Times New Roman"/>
                  <w:color w:val="000000"/>
                  <w:sz w:val="18"/>
                  <w:szCs w:val="18"/>
                  <w:lang w:eastAsia="fr-FR"/>
                </w:rPr>
                <w:delText>(code_etablissement, code_periode, chemin_inscription, code_apprenant)</w:delText>
              </w:r>
              <w:r w:rsidRPr="00EA7180" w:rsidDel="00282205">
                <w:rPr>
                  <w:rFonts w:eastAsia="Times New Roman"/>
                  <w:color w:val="000000"/>
                  <w:sz w:val="18"/>
                  <w:szCs w:val="18"/>
                  <w:lang w:eastAsia="fr-FR"/>
                </w:rPr>
                <w:br/>
                <w:delText>avec chemin_inscription correspondant au chemin sur lequel est effectuée l'inscription administrative.</w:delText>
              </w:r>
              <w:bookmarkStart w:id="764" w:name="_Toc165383339"/>
              <w:bookmarkEnd w:id="764"/>
            </w:del>
          </w:p>
        </w:tc>
        <w:tc>
          <w:tcPr>
            <w:tcW w:w="1092" w:type="pct"/>
            <w:shd w:val="clear" w:color="auto" w:fill="auto"/>
            <w:hideMark/>
          </w:tcPr>
          <w:p w14:paraId="18B1B0AB" w14:textId="7BC3542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65" w:author="COUTIN Stéphane" w:date="2024-04-30T15:12:00Z"/>
                <w:rFonts w:eastAsia="Times New Roman"/>
                <w:color w:val="000000"/>
                <w:sz w:val="18"/>
                <w:szCs w:val="18"/>
                <w:lang w:eastAsia="fr-FR"/>
              </w:rPr>
            </w:pPr>
            <w:del w:id="766" w:author="COUTIN Stéphane" w:date="2024-04-30T15:12:00Z">
              <w:r w:rsidRPr="00EA7180" w:rsidDel="00282205">
                <w:rPr>
                  <w:rFonts w:eastAsia="Times New Roman"/>
                  <w:color w:val="000000"/>
                  <w:sz w:val="18"/>
                  <w:szCs w:val="18"/>
                  <w:lang w:eastAsia="fr-FR"/>
                </w:rPr>
                <w:delText>schema_chc.cursus</w:delText>
              </w:r>
              <w:bookmarkStart w:id="767" w:name="_Toc165383340"/>
              <w:bookmarkEnd w:id="767"/>
            </w:del>
          </w:p>
        </w:tc>
        <w:bookmarkStart w:id="768" w:name="_Toc165383341"/>
        <w:bookmarkEnd w:id="768"/>
      </w:tr>
      <w:tr w:rsidR="00EA7180" w:rsidRPr="00EA7180" w:rsidDel="00282205" w14:paraId="691E8C99" w14:textId="1830809A" w:rsidTr="00EA7180">
        <w:trPr>
          <w:trHeight w:val="360"/>
          <w:del w:id="769" w:author="COUTIN Stéphane" w:date="2024-04-30T15:12:00Z"/>
        </w:trPr>
        <w:tc>
          <w:tcPr>
            <w:tcW w:w="921" w:type="pct"/>
            <w:shd w:val="clear" w:color="auto" w:fill="auto"/>
            <w:hideMark/>
          </w:tcPr>
          <w:p w14:paraId="0A033FB3" w14:textId="1974D99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70" w:author="COUTIN Stéphane" w:date="2024-04-30T15:12:00Z"/>
                <w:rFonts w:eastAsia="Times New Roman"/>
                <w:color w:val="000000"/>
                <w:sz w:val="18"/>
                <w:szCs w:val="18"/>
                <w:lang w:eastAsia="fr-FR"/>
              </w:rPr>
            </w:pPr>
            <w:del w:id="771" w:author="COUTIN Stéphane" w:date="2024-04-30T15:12:00Z">
              <w:r w:rsidRPr="00EA7180" w:rsidDel="00282205">
                <w:rPr>
                  <w:rFonts w:eastAsia="Times New Roman"/>
                  <w:color w:val="000000"/>
                  <w:sz w:val="18"/>
                  <w:szCs w:val="18"/>
                  <w:lang w:eastAsia="fr-FR"/>
                </w:rPr>
                <w:delText>demande_piece</w:delText>
              </w:r>
              <w:bookmarkStart w:id="772" w:name="_Toc165383342"/>
              <w:bookmarkEnd w:id="772"/>
            </w:del>
          </w:p>
        </w:tc>
        <w:tc>
          <w:tcPr>
            <w:tcW w:w="364" w:type="pct"/>
            <w:shd w:val="clear" w:color="auto" w:fill="auto"/>
            <w:hideMark/>
          </w:tcPr>
          <w:p w14:paraId="187816A9" w14:textId="3AF8BF8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73" w:author="COUTIN Stéphane" w:date="2024-04-30T15:12:00Z"/>
                <w:rFonts w:eastAsia="Times New Roman"/>
                <w:color w:val="000000"/>
                <w:sz w:val="18"/>
                <w:szCs w:val="18"/>
                <w:lang w:eastAsia="fr-FR"/>
              </w:rPr>
            </w:pPr>
            <w:del w:id="774" w:author="COUTIN Stéphane" w:date="2024-04-30T15:12:00Z">
              <w:r w:rsidRPr="00EA7180" w:rsidDel="00282205">
                <w:rPr>
                  <w:rFonts w:eastAsia="Times New Roman"/>
                  <w:color w:val="000000"/>
                  <w:sz w:val="18"/>
                  <w:szCs w:val="18"/>
                  <w:lang w:eastAsia="fr-FR"/>
                </w:rPr>
                <w:delText>INS</w:delText>
              </w:r>
              <w:bookmarkStart w:id="775" w:name="_Toc165383343"/>
              <w:bookmarkEnd w:id="775"/>
            </w:del>
          </w:p>
        </w:tc>
        <w:tc>
          <w:tcPr>
            <w:tcW w:w="1528" w:type="pct"/>
            <w:shd w:val="clear" w:color="auto" w:fill="auto"/>
            <w:hideMark/>
          </w:tcPr>
          <w:p w14:paraId="520A0D90" w14:textId="6EBC256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76" w:author="COUTIN Stéphane" w:date="2024-04-30T15:12:00Z"/>
                <w:rFonts w:eastAsia="Times New Roman"/>
                <w:color w:val="000000"/>
                <w:sz w:val="18"/>
                <w:szCs w:val="18"/>
                <w:lang w:eastAsia="fr-FR"/>
              </w:rPr>
            </w:pPr>
            <w:del w:id="777" w:author="COUTIN Stéphane" w:date="2024-04-30T15:12:00Z">
              <w:r w:rsidRPr="00EA7180" w:rsidDel="00282205">
                <w:rPr>
                  <w:rFonts w:eastAsia="Times New Roman"/>
                  <w:color w:val="000000"/>
                  <w:sz w:val="18"/>
                  <w:szCs w:val="18"/>
                  <w:lang w:eastAsia="fr-FR"/>
                </w:rPr>
                <w:delText>Une demande de pièce décrit les différents critères qui vont être évalués pour demander la pièce à fournir à l'apprenant ainsi que la façon dont il doit la transmettre.</w:delText>
              </w:r>
              <w:bookmarkStart w:id="778" w:name="_Toc165383344"/>
              <w:bookmarkEnd w:id="778"/>
            </w:del>
          </w:p>
        </w:tc>
        <w:tc>
          <w:tcPr>
            <w:tcW w:w="1095" w:type="pct"/>
            <w:shd w:val="clear" w:color="auto" w:fill="auto"/>
            <w:hideMark/>
          </w:tcPr>
          <w:p w14:paraId="3A8EE37A" w14:textId="086020F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79" w:author="COUTIN Stéphane" w:date="2024-04-30T15:12:00Z"/>
                <w:rFonts w:eastAsia="Times New Roman"/>
                <w:color w:val="000000"/>
                <w:sz w:val="18"/>
                <w:szCs w:val="18"/>
                <w:lang w:eastAsia="fr-FR"/>
              </w:rPr>
            </w:pPr>
            <w:del w:id="780" w:author="COUTIN Stéphane" w:date="2024-04-30T15:12:00Z">
              <w:r w:rsidRPr="00EA7180" w:rsidDel="00282205">
                <w:rPr>
                  <w:rFonts w:eastAsia="Times New Roman"/>
                  <w:color w:val="000000"/>
                  <w:sz w:val="18"/>
                  <w:szCs w:val="18"/>
                  <w:lang w:eastAsia="fr-FR"/>
                </w:rPr>
                <w:delText>(code_demande_piece)</w:delText>
              </w:r>
              <w:bookmarkStart w:id="781" w:name="_Toc165383345"/>
              <w:bookmarkEnd w:id="781"/>
            </w:del>
          </w:p>
        </w:tc>
        <w:tc>
          <w:tcPr>
            <w:tcW w:w="1092" w:type="pct"/>
            <w:shd w:val="clear" w:color="auto" w:fill="auto"/>
            <w:hideMark/>
          </w:tcPr>
          <w:p w14:paraId="16B99890" w14:textId="7646E0F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82" w:author="COUTIN Stéphane" w:date="2024-04-30T15:12:00Z"/>
                <w:rFonts w:eastAsia="Times New Roman"/>
                <w:color w:val="000000"/>
                <w:sz w:val="18"/>
                <w:szCs w:val="18"/>
                <w:lang w:eastAsia="fr-FR"/>
              </w:rPr>
            </w:pPr>
            <w:del w:id="783" w:author="COUTIN Stéphane" w:date="2024-04-30T15:12:00Z">
              <w:r w:rsidRPr="00EA7180" w:rsidDel="00282205">
                <w:rPr>
                  <w:rFonts w:eastAsia="Times New Roman"/>
                  <w:color w:val="000000"/>
                  <w:sz w:val="18"/>
                  <w:szCs w:val="18"/>
                  <w:lang w:eastAsia="fr-FR"/>
                </w:rPr>
                <w:delText>schema_gestion.param_demande_piece</w:delText>
              </w:r>
              <w:bookmarkStart w:id="784" w:name="_Toc165383346"/>
              <w:bookmarkEnd w:id="784"/>
            </w:del>
          </w:p>
        </w:tc>
        <w:bookmarkStart w:id="785" w:name="_Toc165383347"/>
        <w:bookmarkEnd w:id="785"/>
      </w:tr>
      <w:tr w:rsidR="00EA7180" w:rsidRPr="00EA7180" w:rsidDel="00282205" w14:paraId="642E8FCE" w14:textId="563F2E4E" w:rsidTr="00EA7180">
        <w:trPr>
          <w:trHeight w:val="360"/>
          <w:del w:id="786" w:author="COUTIN Stéphane" w:date="2024-04-30T15:12:00Z"/>
        </w:trPr>
        <w:tc>
          <w:tcPr>
            <w:tcW w:w="921" w:type="pct"/>
            <w:shd w:val="clear" w:color="auto" w:fill="auto"/>
            <w:hideMark/>
          </w:tcPr>
          <w:p w14:paraId="5404C3F0" w14:textId="17345E2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87" w:author="COUTIN Stéphane" w:date="2024-04-30T15:12:00Z"/>
                <w:rFonts w:eastAsia="Times New Roman"/>
                <w:color w:val="000000"/>
                <w:sz w:val="18"/>
                <w:szCs w:val="18"/>
                <w:lang w:eastAsia="fr-FR"/>
              </w:rPr>
            </w:pPr>
            <w:del w:id="788" w:author="COUTIN Stéphane" w:date="2024-04-30T15:12:00Z">
              <w:r w:rsidRPr="00EA7180" w:rsidDel="00282205">
                <w:rPr>
                  <w:rFonts w:eastAsia="Times New Roman"/>
                  <w:color w:val="000000"/>
                  <w:sz w:val="18"/>
                  <w:szCs w:val="18"/>
                  <w:lang w:eastAsia="fr-FR"/>
                </w:rPr>
                <w:delText>diplome</w:delText>
              </w:r>
              <w:bookmarkStart w:id="789" w:name="_Toc165383348"/>
              <w:bookmarkEnd w:id="789"/>
            </w:del>
          </w:p>
        </w:tc>
        <w:tc>
          <w:tcPr>
            <w:tcW w:w="364" w:type="pct"/>
            <w:shd w:val="clear" w:color="auto" w:fill="auto"/>
            <w:hideMark/>
          </w:tcPr>
          <w:p w14:paraId="37131D38" w14:textId="124FE87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90" w:author="COUTIN Stéphane" w:date="2024-04-30T15:12:00Z"/>
                <w:rFonts w:eastAsia="Times New Roman"/>
                <w:color w:val="000000"/>
                <w:sz w:val="18"/>
                <w:szCs w:val="18"/>
                <w:lang w:eastAsia="fr-FR"/>
              </w:rPr>
            </w:pPr>
            <w:del w:id="791" w:author="COUTIN Stéphane" w:date="2024-04-30T15:12:00Z">
              <w:r w:rsidRPr="00EA7180" w:rsidDel="00282205">
                <w:rPr>
                  <w:rFonts w:eastAsia="Times New Roman"/>
                  <w:color w:val="000000"/>
                  <w:sz w:val="18"/>
                  <w:szCs w:val="18"/>
                  <w:lang w:eastAsia="fr-FR"/>
                </w:rPr>
                <w:delText>COF</w:delText>
              </w:r>
              <w:bookmarkStart w:id="792" w:name="_Toc165383349"/>
              <w:bookmarkEnd w:id="792"/>
            </w:del>
          </w:p>
        </w:tc>
        <w:tc>
          <w:tcPr>
            <w:tcW w:w="1528" w:type="pct"/>
            <w:shd w:val="clear" w:color="auto" w:fill="auto"/>
            <w:hideMark/>
          </w:tcPr>
          <w:p w14:paraId="7354C4B5" w14:textId="1D7BE8D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93" w:author="COUTIN Stéphane" w:date="2024-04-30T15:12:00Z"/>
                <w:rFonts w:eastAsia="Times New Roman"/>
                <w:color w:val="000000"/>
                <w:sz w:val="18"/>
                <w:szCs w:val="18"/>
                <w:lang w:eastAsia="fr-FR"/>
              </w:rPr>
            </w:pPr>
            <w:del w:id="794" w:author="COUTIN Stéphane" w:date="2024-04-30T15:12:00Z">
              <w:r w:rsidRPr="00EA7180" w:rsidDel="00282205">
                <w:rPr>
                  <w:rFonts w:eastAsia="Times New Roman"/>
                  <w:color w:val="000000"/>
                  <w:sz w:val="18"/>
                  <w:szCs w:val="18"/>
                  <w:lang w:eastAsia="fr-FR"/>
                </w:rPr>
                <w:delText>Les diplomes, certificats ou autres représentent les finalités de formation, ce qu'un apprenant peut obtenir à l'issue de sa formation</w:delText>
              </w:r>
              <w:bookmarkStart w:id="795" w:name="_Toc165383350"/>
              <w:bookmarkEnd w:id="795"/>
            </w:del>
          </w:p>
        </w:tc>
        <w:tc>
          <w:tcPr>
            <w:tcW w:w="1095" w:type="pct"/>
            <w:shd w:val="clear" w:color="auto" w:fill="auto"/>
            <w:hideMark/>
          </w:tcPr>
          <w:p w14:paraId="455B60B3" w14:textId="0E977C0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96" w:author="COUTIN Stéphane" w:date="2024-04-30T15:12:00Z"/>
                <w:rFonts w:eastAsia="Times New Roman"/>
                <w:color w:val="000000"/>
                <w:sz w:val="18"/>
                <w:szCs w:val="18"/>
                <w:lang w:eastAsia="fr-FR"/>
              </w:rPr>
            </w:pPr>
            <w:del w:id="797" w:author="COUTIN Stéphane" w:date="2024-04-30T15:12:00Z">
              <w:r w:rsidRPr="00EA7180" w:rsidDel="00282205">
                <w:rPr>
                  <w:rFonts w:eastAsia="Times New Roman"/>
                  <w:color w:val="000000"/>
                  <w:sz w:val="18"/>
                  <w:szCs w:val="18"/>
                  <w:lang w:eastAsia="fr-FR"/>
                </w:rPr>
                <w:delText>(code_etablissement, code_diplome, version)</w:delText>
              </w:r>
              <w:bookmarkStart w:id="798" w:name="_Toc165383351"/>
              <w:bookmarkEnd w:id="798"/>
            </w:del>
          </w:p>
        </w:tc>
        <w:tc>
          <w:tcPr>
            <w:tcW w:w="1092" w:type="pct"/>
            <w:shd w:val="clear" w:color="auto" w:fill="auto"/>
            <w:hideMark/>
          </w:tcPr>
          <w:p w14:paraId="5D997BC8" w14:textId="66F814B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799" w:author="COUTIN Stéphane" w:date="2024-04-30T15:12:00Z"/>
                <w:rFonts w:eastAsia="Times New Roman"/>
                <w:color w:val="000000"/>
                <w:sz w:val="18"/>
                <w:szCs w:val="18"/>
                <w:lang w:eastAsia="fr-FR"/>
              </w:rPr>
            </w:pPr>
            <w:del w:id="800" w:author="COUTIN Stéphane" w:date="2024-04-30T15:12:00Z">
              <w:r w:rsidRPr="00EA7180" w:rsidDel="00282205">
                <w:rPr>
                  <w:rFonts w:eastAsia="Times New Roman"/>
                  <w:color w:val="000000"/>
                  <w:sz w:val="18"/>
                  <w:szCs w:val="18"/>
                  <w:lang w:eastAsia="fr-FR"/>
                </w:rPr>
                <w:delText>schema_mof.diplome</w:delText>
              </w:r>
              <w:bookmarkStart w:id="801" w:name="_Toc165383352"/>
              <w:bookmarkEnd w:id="801"/>
            </w:del>
          </w:p>
        </w:tc>
        <w:bookmarkStart w:id="802" w:name="_Toc165383353"/>
        <w:bookmarkEnd w:id="802"/>
      </w:tr>
      <w:tr w:rsidR="00EA7180" w:rsidRPr="00EA7180" w:rsidDel="00282205" w14:paraId="6D69867E" w14:textId="250E420C" w:rsidTr="00EA7180">
        <w:trPr>
          <w:trHeight w:val="360"/>
          <w:del w:id="803" w:author="COUTIN Stéphane" w:date="2024-04-30T15:12:00Z"/>
        </w:trPr>
        <w:tc>
          <w:tcPr>
            <w:tcW w:w="921" w:type="pct"/>
            <w:shd w:val="clear" w:color="auto" w:fill="auto"/>
            <w:hideMark/>
          </w:tcPr>
          <w:p w14:paraId="694FBE1B" w14:textId="3100463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04" w:author="COUTIN Stéphane" w:date="2024-04-30T15:12:00Z"/>
                <w:rFonts w:eastAsia="Times New Roman"/>
                <w:color w:val="000000"/>
                <w:sz w:val="18"/>
                <w:szCs w:val="18"/>
                <w:lang w:eastAsia="fr-FR"/>
              </w:rPr>
            </w:pPr>
            <w:del w:id="805" w:author="COUTIN Stéphane" w:date="2024-04-30T15:12:00Z">
              <w:r w:rsidRPr="00EA7180" w:rsidDel="00282205">
                <w:rPr>
                  <w:rFonts w:eastAsia="Times New Roman"/>
                  <w:color w:val="000000"/>
                  <w:sz w:val="18"/>
                  <w:szCs w:val="18"/>
                  <w:lang w:eastAsia="fr-FR"/>
                </w:rPr>
                <w:delText>diplome_apprenant</w:delText>
              </w:r>
              <w:bookmarkStart w:id="806" w:name="_Toc165383354"/>
              <w:bookmarkEnd w:id="806"/>
            </w:del>
          </w:p>
        </w:tc>
        <w:tc>
          <w:tcPr>
            <w:tcW w:w="364" w:type="pct"/>
            <w:shd w:val="clear" w:color="auto" w:fill="auto"/>
            <w:hideMark/>
          </w:tcPr>
          <w:p w14:paraId="45DDD1CF" w14:textId="6AF649C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07" w:author="COUTIN Stéphane" w:date="2024-04-30T15:12:00Z"/>
                <w:rFonts w:eastAsia="Times New Roman"/>
                <w:color w:val="000000"/>
                <w:sz w:val="18"/>
                <w:szCs w:val="18"/>
                <w:lang w:eastAsia="fr-FR"/>
              </w:rPr>
            </w:pPr>
            <w:del w:id="808" w:author="COUTIN Stéphane" w:date="2024-04-30T15:12:00Z">
              <w:r w:rsidRPr="00EA7180" w:rsidDel="00282205">
                <w:rPr>
                  <w:rFonts w:eastAsia="Times New Roman"/>
                  <w:color w:val="000000"/>
                  <w:sz w:val="18"/>
                  <w:szCs w:val="18"/>
                  <w:lang w:eastAsia="fr-FR"/>
                </w:rPr>
                <w:delText>COC</w:delText>
              </w:r>
              <w:bookmarkStart w:id="809" w:name="_Toc165383355"/>
              <w:bookmarkEnd w:id="809"/>
            </w:del>
          </w:p>
        </w:tc>
        <w:tc>
          <w:tcPr>
            <w:tcW w:w="1528" w:type="pct"/>
            <w:shd w:val="clear" w:color="auto" w:fill="auto"/>
            <w:hideMark/>
          </w:tcPr>
          <w:p w14:paraId="69C6CFDB" w14:textId="44AA166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10" w:author="COUTIN Stéphane" w:date="2024-04-30T15:12:00Z"/>
                <w:rFonts w:eastAsia="Times New Roman"/>
                <w:color w:val="000000"/>
                <w:sz w:val="18"/>
                <w:szCs w:val="18"/>
                <w:lang w:eastAsia="fr-FR"/>
              </w:rPr>
            </w:pPr>
            <w:del w:id="811" w:author="COUTIN Stéphane" w:date="2024-04-30T15:12:00Z">
              <w:r w:rsidRPr="00EA7180" w:rsidDel="00282205">
                <w:rPr>
                  <w:rFonts w:eastAsia="Times New Roman"/>
                  <w:color w:val="000000"/>
                  <w:sz w:val="18"/>
                  <w:szCs w:val="18"/>
                  <w:lang w:eastAsia="fr-FR"/>
                </w:rPr>
                <w:delText>Permet d'identifier le diplome obtenu par un apprenant</w:delText>
              </w:r>
              <w:bookmarkStart w:id="812" w:name="_Toc165383356"/>
              <w:bookmarkEnd w:id="812"/>
            </w:del>
          </w:p>
        </w:tc>
        <w:tc>
          <w:tcPr>
            <w:tcW w:w="1095" w:type="pct"/>
            <w:shd w:val="clear" w:color="auto" w:fill="auto"/>
            <w:hideMark/>
          </w:tcPr>
          <w:p w14:paraId="02E90224" w14:textId="68D1C13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13" w:author="COUTIN Stéphane" w:date="2024-04-30T15:12:00Z"/>
                <w:rFonts w:eastAsia="Times New Roman"/>
                <w:color w:val="000000"/>
                <w:sz w:val="18"/>
                <w:szCs w:val="18"/>
                <w:lang w:eastAsia="fr-FR"/>
              </w:rPr>
            </w:pPr>
            <w:del w:id="814" w:author="COUTIN Stéphane" w:date="2024-04-30T15:12:00Z">
              <w:r w:rsidRPr="00EA7180" w:rsidDel="00282205">
                <w:rPr>
                  <w:rFonts w:eastAsia="Times New Roman"/>
                  <w:color w:val="000000"/>
                  <w:sz w:val="18"/>
                  <w:szCs w:val="18"/>
                  <w:lang w:eastAsia="fr-FR"/>
                </w:rPr>
                <w:delText>(code_periode, code_etablissement, code_diplome, version, code_apprenant)</w:delText>
              </w:r>
              <w:bookmarkStart w:id="815" w:name="_Toc165383357"/>
              <w:bookmarkEnd w:id="815"/>
            </w:del>
          </w:p>
        </w:tc>
        <w:tc>
          <w:tcPr>
            <w:tcW w:w="1092" w:type="pct"/>
            <w:shd w:val="clear" w:color="auto" w:fill="auto"/>
            <w:hideMark/>
          </w:tcPr>
          <w:p w14:paraId="4003D0AE" w14:textId="2EE512C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16" w:author="COUTIN Stéphane" w:date="2024-04-30T15:12:00Z"/>
                <w:rFonts w:eastAsia="Times New Roman"/>
                <w:color w:val="000000"/>
                <w:sz w:val="18"/>
                <w:szCs w:val="18"/>
                <w:lang w:eastAsia="fr-FR"/>
              </w:rPr>
            </w:pPr>
            <w:del w:id="817" w:author="COUTIN Stéphane" w:date="2024-04-30T15:12:00Z">
              <w:r w:rsidRPr="00EA7180" w:rsidDel="00282205">
                <w:rPr>
                  <w:rFonts w:eastAsia="Times New Roman"/>
                  <w:color w:val="000000"/>
                  <w:sz w:val="18"/>
                  <w:szCs w:val="18"/>
                  <w:lang w:eastAsia="fr-FR"/>
                </w:rPr>
                <w:delText>schema_coc.apprenant_diplome</w:delText>
              </w:r>
              <w:bookmarkStart w:id="818" w:name="_Toc165383358"/>
              <w:bookmarkEnd w:id="818"/>
            </w:del>
          </w:p>
        </w:tc>
        <w:bookmarkStart w:id="819" w:name="_Toc165383359"/>
        <w:bookmarkEnd w:id="819"/>
      </w:tr>
      <w:tr w:rsidR="00EA7180" w:rsidRPr="00EA7180" w:rsidDel="00282205" w14:paraId="0E8EAE2B" w14:textId="5DA9BB5A" w:rsidTr="00EA7180">
        <w:trPr>
          <w:trHeight w:val="360"/>
          <w:del w:id="820" w:author="COUTIN Stéphane" w:date="2024-04-30T15:12:00Z"/>
        </w:trPr>
        <w:tc>
          <w:tcPr>
            <w:tcW w:w="921" w:type="pct"/>
            <w:shd w:val="clear" w:color="auto" w:fill="auto"/>
            <w:hideMark/>
          </w:tcPr>
          <w:p w14:paraId="0459741B" w14:textId="770DEC2E" w:rsidR="00EA7180" w:rsidRPr="00EA7180" w:rsidDel="00282205" w:rsidRDefault="00A15A06"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21" w:author="COUTIN Stéphane" w:date="2024-04-30T15:12:00Z"/>
                <w:rFonts w:eastAsia="Times New Roman"/>
                <w:color w:val="000000"/>
                <w:sz w:val="18"/>
                <w:szCs w:val="18"/>
                <w:lang w:eastAsia="fr-FR"/>
              </w:rPr>
            </w:pPr>
            <w:del w:id="822" w:author="COUTIN Stéphane" w:date="2024-04-30T15:12:00Z">
              <w:r w:rsidDel="00282205">
                <w:rPr>
                  <w:rFonts w:eastAsia="Times New Roman"/>
                  <w:color w:val="000000"/>
                  <w:sz w:val="18"/>
                  <w:szCs w:val="18"/>
                  <w:lang w:eastAsia="fr-FR"/>
                </w:rPr>
                <w:delText>element-droit</w:delText>
              </w:r>
              <w:bookmarkStart w:id="823" w:name="_Toc165383360"/>
              <w:bookmarkEnd w:id="823"/>
            </w:del>
          </w:p>
        </w:tc>
        <w:tc>
          <w:tcPr>
            <w:tcW w:w="364" w:type="pct"/>
            <w:shd w:val="clear" w:color="auto" w:fill="auto"/>
            <w:hideMark/>
          </w:tcPr>
          <w:p w14:paraId="6EA92AB4" w14:textId="3BDBF23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24" w:author="COUTIN Stéphane" w:date="2024-04-30T15:12:00Z"/>
                <w:rFonts w:eastAsia="Times New Roman"/>
                <w:color w:val="000000"/>
                <w:sz w:val="18"/>
                <w:szCs w:val="18"/>
                <w:lang w:eastAsia="fr-FR"/>
              </w:rPr>
            </w:pPr>
            <w:del w:id="825" w:author="COUTIN Stéphane" w:date="2024-04-30T15:12:00Z">
              <w:r w:rsidRPr="00EA7180" w:rsidDel="00282205">
                <w:rPr>
                  <w:rFonts w:eastAsia="Times New Roman"/>
                  <w:color w:val="000000"/>
                  <w:sz w:val="18"/>
                  <w:szCs w:val="18"/>
                  <w:lang w:eastAsia="fr-FR"/>
                </w:rPr>
                <w:delText>PAI</w:delText>
              </w:r>
              <w:bookmarkStart w:id="826" w:name="_Toc165383361"/>
              <w:bookmarkEnd w:id="826"/>
            </w:del>
          </w:p>
        </w:tc>
        <w:tc>
          <w:tcPr>
            <w:tcW w:w="1528" w:type="pct"/>
            <w:shd w:val="clear" w:color="auto" w:fill="auto"/>
            <w:hideMark/>
          </w:tcPr>
          <w:p w14:paraId="6AD83A18" w14:textId="5A1E3D3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27" w:author="COUTIN Stéphane" w:date="2024-04-30T15:12:00Z"/>
                <w:rFonts w:eastAsia="Times New Roman"/>
                <w:color w:val="000000"/>
                <w:sz w:val="18"/>
                <w:szCs w:val="18"/>
                <w:lang w:eastAsia="fr-FR"/>
              </w:rPr>
            </w:pPr>
            <w:del w:id="828" w:author="COUTIN Stéphane" w:date="2024-04-30T15:12:00Z">
              <w:r w:rsidRPr="00EA7180" w:rsidDel="00282205">
                <w:rPr>
                  <w:rFonts w:eastAsia="Times New Roman"/>
                  <w:color w:val="000000"/>
                  <w:sz w:val="18"/>
                  <w:szCs w:val="18"/>
                  <w:lang w:eastAsia="fr-FR"/>
                </w:rPr>
                <w:delText>Elément de droit d'inscription</w:delText>
              </w:r>
              <w:r w:rsidRPr="00EA7180" w:rsidDel="00282205">
                <w:rPr>
                  <w:rFonts w:eastAsia="Times New Roman"/>
                  <w:color w:val="000000"/>
                  <w:sz w:val="18"/>
                  <w:szCs w:val="18"/>
                  <w:lang w:eastAsia="fr-FR"/>
                </w:rPr>
                <w:br/>
                <w:delText>Un élément de droit d'inscription est une somme à payer par l'apprenant pour accéder à un service (exemple droit SCD) ou suivre une formation (exemple préparation licence) . La somme des éléments de droits d'inscription à payer constitue le droit d'inscription.</w:delText>
              </w:r>
              <w:bookmarkStart w:id="829" w:name="_Toc165383362"/>
              <w:bookmarkEnd w:id="829"/>
            </w:del>
          </w:p>
        </w:tc>
        <w:tc>
          <w:tcPr>
            <w:tcW w:w="1095" w:type="pct"/>
            <w:shd w:val="clear" w:color="auto" w:fill="auto"/>
            <w:hideMark/>
          </w:tcPr>
          <w:p w14:paraId="45902B46" w14:textId="0B46BB6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30" w:author="COUTIN Stéphane" w:date="2024-04-30T15:12:00Z"/>
                <w:rFonts w:eastAsia="Times New Roman"/>
                <w:sz w:val="18"/>
                <w:szCs w:val="18"/>
                <w:lang w:eastAsia="fr-FR"/>
              </w:rPr>
            </w:pPr>
            <w:del w:id="831" w:author="COUTIN Stéphane" w:date="2024-04-30T15:12:00Z">
              <w:r w:rsidRPr="00EA7180" w:rsidDel="00282205">
                <w:rPr>
                  <w:rFonts w:eastAsia="Times New Roman"/>
                  <w:sz w:val="18"/>
                  <w:szCs w:val="18"/>
                  <w:lang w:eastAsia="fr-FR"/>
                </w:rPr>
                <w:delText>(code_etablissement, code_periode, code_</w:delText>
              </w:r>
              <w:r w:rsidR="004603AF" w:rsidDel="00282205">
                <w:rPr>
                  <w:rFonts w:eastAsia="Times New Roman"/>
                  <w:sz w:val="18"/>
                  <w:szCs w:val="18"/>
                  <w:lang w:eastAsia="fr-FR"/>
                </w:rPr>
                <w:delText>element</w:delText>
              </w:r>
              <w:r w:rsidRPr="00EA7180" w:rsidDel="00282205">
                <w:rPr>
                  <w:rFonts w:eastAsia="Times New Roman"/>
                  <w:sz w:val="18"/>
                  <w:szCs w:val="18"/>
                  <w:lang w:eastAsia="fr-FR"/>
                </w:rPr>
                <w:delText>_</w:delText>
              </w:r>
              <w:r w:rsidR="004603AF" w:rsidDel="00282205">
                <w:rPr>
                  <w:rFonts w:eastAsia="Times New Roman"/>
                  <w:sz w:val="18"/>
                  <w:szCs w:val="18"/>
                  <w:lang w:eastAsia="fr-FR"/>
                </w:rPr>
                <w:delText>droit</w:delText>
              </w:r>
              <w:r w:rsidRPr="00EA7180" w:rsidDel="00282205">
                <w:rPr>
                  <w:rFonts w:eastAsia="Times New Roman"/>
                  <w:sz w:val="18"/>
                  <w:szCs w:val="18"/>
                  <w:lang w:eastAsia="fr-FR"/>
                </w:rPr>
                <w:delText>)</w:delText>
              </w:r>
              <w:bookmarkStart w:id="832" w:name="_Toc165383363"/>
              <w:bookmarkEnd w:id="832"/>
            </w:del>
          </w:p>
        </w:tc>
        <w:tc>
          <w:tcPr>
            <w:tcW w:w="1092" w:type="pct"/>
            <w:shd w:val="clear" w:color="auto" w:fill="auto"/>
            <w:hideMark/>
          </w:tcPr>
          <w:p w14:paraId="46D90481" w14:textId="2A997EF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33" w:author="COUTIN Stéphane" w:date="2024-04-30T15:12:00Z"/>
                <w:rFonts w:eastAsia="Times New Roman"/>
                <w:color w:val="000000"/>
                <w:sz w:val="18"/>
                <w:szCs w:val="18"/>
                <w:lang w:eastAsia="fr-FR"/>
              </w:rPr>
            </w:pPr>
            <w:del w:id="834" w:author="COUTIN Stéphane" w:date="2024-04-30T15:12:00Z">
              <w:r w:rsidRPr="00EA7180" w:rsidDel="00282205">
                <w:rPr>
                  <w:rFonts w:eastAsia="Times New Roman"/>
                  <w:color w:val="000000"/>
                  <w:sz w:val="18"/>
                  <w:szCs w:val="18"/>
                  <w:lang w:eastAsia="fr-FR"/>
                </w:rPr>
                <w:delText>schema_pai.</w:delText>
              </w:r>
              <w:r w:rsidR="004603AF" w:rsidDel="00282205">
                <w:rPr>
                  <w:rFonts w:eastAsia="Times New Roman"/>
                  <w:sz w:val="18"/>
                  <w:szCs w:val="18"/>
                  <w:lang w:eastAsia="fr-FR"/>
                </w:rPr>
                <w:delText>element</w:delText>
              </w:r>
              <w:r w:rsidR="004603AF" w:rsidRPr="00EA7180" w:rsidDel="00282205">
                <w:rPr>
                  <w:rFonts w:eastAsia="Times New Roman"/>
                  <w:sz w:val="18"/>
                  <w:szCs w:val="18"/>
                  <w:lang w:eastAsia="fr-FR"/>
                </w:rPr>
                <w:delText>_</w:delText>
              </w:r>
              <w:r w:rsidR="004603AF" w:rsidDel="00282205">
                <w:rPr>
                  <w:rFonts w:eastAsia="Times New Roman"/>
                  <w:sz w:val="18"/>
                  <w:szCs w:val="18"/>
                  <w:lang w:eastAsia="fr-FR"/>
                </w:rPr>
                <w:delText>droit</w:delText>
              </w:r>
              <w:bookmarkStart w:id="835" w:name="_Toc165383364"/>
              <w:bookmarkEnd w:id="835"/>
            </w:del>
          </w:p>
        </w:tc>
        <w:bookmarkStart w:id="836" w:name="_Toc165383365"/>
        <w:bookmarkEnd w:id="836"/>
      </w:tr>
      <w:tr w:rsidR="00EA7180" w:rsidRPr="00EA7180" w:rsidDel="00282205" w14:paraId="04C44284" w14:textId="3B87218C" w:rsidTr="00EA7180">
        <w:trPr>
          <w:trHeight w:val="360"/>
          <w:del w:id="837" w:author="COUTIN Stéphane" w:date="2024-04-30T15:12:00Z"/>
        </w:trPr>
        <w:tc>
          <w:tcPr>
            <w:tcW w:w="921" w:type="pct"/>
            <w:shd w:val="clear" w:color="auto" w:fill="auto"/>
            <w:hideMark/>
          </w:tcPr>
          <w:p w14:paraId="12BC7147" w14:textId="3AFA483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38" w:author="COUTIN Stéphane" w:date="2024-04-30T15:12:00Z"/>
                <w:rFonts w:eastAsia="Times New Roman"/>
                <w:color w:val="000000"/>
                <w:sz w:val="18"/>
                <w:szCs w:val="18"/>
                <w:lang w:eastAsia="fr-FR"/>
              </w:rPr>
            </w:pPr>
            <w:del w:id="839" w:author="COUTIN Stéphane" w:date="2024-04-30T15:12:00Z">
              <w:r w:rsidRPr="00EA7180" w:rsidDel="00282205">
                <w:rPr>
                  <w:rFonts w:eastAsia="Times New Roman"/>
                  <w:color w:val="000000"/>
                  <w:sz w:val="18"/>
                  <w:szCs w:val="18"/>
                  <w:lang w:eastAsia="fr-FR"/>
                </w:rPr>
                <w:delText>enseignant</w:delText>
              </w:r>
              <w:bookmarkStart w:id="840" w:name="_Toc165383366"/>
              <w:bookmarkEnd w:id="840"/>
            </w:del>
          </w:p>
        </w:tc>
        <w:tc>
          <w:tcPr>
            <w:tcW w:w="364" w:type="pct"/>
            <w:shd w:val="clear" w:color="auto" w:fill="auto"/>
            <w:hideMark/>
          </w:tcPr>
          <w:p w14:paraId="110AF824" w14:textId="0A16F2B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41" w:author="COUTIN Stéphane" w:date="2024-04-30T15:12:00Z"/>
                <w:rFonts w:eastAsia="Times New Roman"/>
                <w:color w:val="000000"/>
                <w:sz w:val="18"/>
                <w:szCs w:val="18"/>
                <w:lang w:eastAsia="fr-FR"/>
              </w:rPr>
            </w:pPr>
            <w:del w:id="842" w:author="COUTIN Stéphane" w:date="2024-04-30T15:12:00Z">
              <w:r w:rsidRPr="00EA7180" w:rsidDel="00282205">
                <w:rPr>
                  <w:rFonts w:eastAsia="Times New Roman"/>
                  <w:color w:val="000000"/>
                  <w:sz w:val="18"/>
                  <w:szCs w:val="18"/>
                  <w:lang w:eastAsia="fr-FR"/>
                </w:rPr>
                <w:delText>COC</w:delText>
              </w:r>
              <w:bookmarkStart w:id="843" w:name="_Toc165383367"/>
              <w:bookmarkEnd w:id="843"/>
            </w:del>
          </w:p>
        </w:tc>
        <w:tc>
          <w:tcPr>
            <w:tcW w:w="1528" w:type="pct"/>
            <w:shd w:val="clear" w:color="auto" w:fill="auto"/>
            <w:hideMark/>
          </w:tcPr>
          <w:p w14:paraId="6CDE471B" w14:textId="69B6623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44" w:author="COUTIN Stéphane" w:date="2024-04-30T15:12:00Z"/>
                <w:rFonts w:eastAsia="Times New Roman"/>
                <w:color w:val="000000"/>
                <w:sz w:val="18"/>
                <w:szCs w:val="18"/>
                <w:lang w:eastAsia="fr-FR"/>
              </w:rPr>
            </w:pPr>
            <w:del w:id="845" w:author="COUTIN Stéphane" w:date="2024-04-30T15:12:00Z">
              <w:r w:rsidRPr="00EA7180" w:rsidDel="00282205">
                <w:rPr>
                  <w:rFonts w:eastAsia="Times New Roman"/>
                  <w:color w:val="000000"/>
                  <w:sz w:val="18"/>
                  <w:szCs w:val="18"/>
                  <w:lang w:eastAsia="fr-FR"/>
                </w:rPr>
                <w:delText>Enseignat responsable d'un objet maquette (formation ou objet de formation).</w:delText>
              </w:r>
              <w:r w:rsidRPr="00EA7180" w:rsidDel="00282205">
                <w:rPr>
                  <w:rFonts w:eastAsia="Times New Roman"/>
                  <w:color w:val="000000"/>
                  <w:sz w:val="18"/>
                  <w:szCs w:val="18"/>
                  <w:lang w:eastAsia="fr-FR"/>
                </w:rPr>
                <w:br/>
                <w:delText>Utilisé à ce jour pour la saisie des notes en ligne.</w:delText>
              </w:r>
              <w:bookmarkStart w:id="846" w:name="_Toc165383368"/>
              <w:bookmarkEnd w:id="846"/>
            </w:del>
          </w:p>
        </w:tc>
        <w:tc>
          <w:tcPr>
            <w:tcW w:w="1095" w:type="pct"/>
            <w:shd w:val="clear" w:color="auto" w:fill="auto"/>
            <w:hideMark/>
          </w:tcPr>
          <w:p w14:paraId="1A3A4B48" w14:textId="05DEA45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47" w:author="COUTIN Stéphane" w:date="2024-04-30T15:12:00Z"/>
                <w:rFonts w:eastAsia="Times New Roman"/>
                <w:color w:val="000000"/>
                <w:sz w:val="18"/>
                <w:szCs w:val="18"/>
                <w:lang w:eastAsia="fr-FR"/>
              </w:rPr>
            </w:pPr>
            <w:del w:id="848" w:author="COUTIN Stéphane" w:date="2024-04-30T15:12:00Z">
              <w:r w:rsidRPr="00EA7180" w:rsidDel="00282205">
                <w:rPr>
                  <w:rFonts w:eastAsia="Times New Roman"/>
                  <w:color w:val="000000"/>
                  <w:sz w:val="18"/>
                  <w:szCs w:val="18"/>
                  <w:lang w:eastAsia="fr-FR"/>
                </w:rPr>
                <w:delText>((clé objet_maquette_moe), identifiant_login)</w:delText>
              </w:r>
              <w:bookmarkStart w:id="849" w:name="_Toc165383369"/>
              <w:bookmarkEnd w:id="849"/>
            </w:del>
          </w:p>
        </w:tc>
        <w:tc>
          <w:tcPr>
            <w:tcW w:w="1092" w:type="pct"/>
            <w:shd w:val="clear" w:color="auto" w:fill="auto"/>
            <w:hideMark/>
          </w:tcPr>
          <w:p w14:paraId="4966B897" w14:textId="720EC42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50" w:author="COUTIN Stéphane" w:date="2024-04-30T15:12:00Z"/>
                <w:rFonts w:eastAsia="Times New Roman"/>
                <w:color w:val="000000"/>
                <w:sz w:val="18"/>
                <w:szCs w:val="18"/>
                <w:lang w:eastAsia="fr-FR"/>
              </w:rPr>
            </w:pPr>
            <w:del w:id="851" w:author="COUTIN Stéphane" w:date="2024-04-30T15:12:00Z">
              <w:r w:rsidRPr="00EA7180" w:rsidDel="00282205">
                <w:rPr>
                  <w:rFonts w:eastAsia="Times New Roman"/>
                  <w:color w:val="000000"/>
                  <w:sz w:val="18"/>
                  <w:szCs w:val="18"/>
                  <w:lang w:eastAsia="fr-FR"/>
                </w:rPr>
                <w:delText>schema_coc.enseignant</w:delText>
              </w:r>
              <w:bookmarkStart w:id="852" w:name="_Toc165383370"/>
              <w:bookmarkEnd w:id="852"/>
            </w:del>
          </w:p>
        </w:tc>
        <w:bookmarkStart w:id="853" w:name="_Toc165383371"/>
        <w:bookmarkEnd w:id="853"/>
      </w:tr>
      <w:tr w:rsidR="00EA7180" w:rsidRPr="00EA7180" w:rsidDel="00282205" w14:paraId="01DA9F0F" w14:textId="7A9AF671" w:rsidTr="00EA7180">
        <w:trPr>
          <w:trHeight w:val="360"/>
          <w:del w:id="854" w:author="COUTIN Stéphane" w:date="2024-04-30T15:12:00Z"/>
        </w:trPr>
        <w:tc>
          <w:tcPr>
            <w:tcW w:w="921" w:type="pct"/>
            <w:shd w:val="clear" w:color="auto" w:fill="auto"/>
            <w:hideMark/>
          </w:tcPr>
          <w:p w14:paraId="78386444" w14:textId="18A7F10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55" w:author="COUTIN Stéphane" w:date="2024-04-30T15:12:00Z"/>
                <w:rFonts w:eastAsia="Times New Roman"/>
                <w:color w:val="000000"/>
                <w:sz w:val="18"/>
                <w:szCs w:val="18"/>
                <w:lang w:eastAsia="fr-FR"/>
              </w:rPr>
            </w:pPr>
            <w:del w:id="856" w:author="COUTIN Stéphane" w:date="2024-04-30T15:12:00Z">
              <w:r w:rsidRPr="00EA7180" w:rsidDel="00282205">
                <w:rPr>
                  <w:rFonts w:eastAsia="Times New Roman"/>
                  <w:color w:val="000000"/>
                  <w:sz w:val="18"/>
                  <w:szCs w:val="18"/>
                  <w:lang w:eastAsia="fr-FR"/>
                </w:rPr>
                <w:delText>facture</w:delText>
              </w:r>
              <w:bookmarkStart w:id="857" w:name="_Toc165383372"/>
              <w:bookmarkEnd w:id="857"/>
            </w:del>
          </w:p>
        </w:tc>
        <w:tc>
          <w:tcPr>
            <w:tcW w:w="364" w:type="pct"/>
            <w:shd w:val="clear" w:color="auto" w:fill="auto"/>
            <w:hideMark/>
          </w:tcPr>
          <w:p w14:paraId="06F03D5C" w14:textId="79005B0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58" w:author="COUTIN Stéphane" w:date="2024-04-30T15:12:00Z"/>
                <w:rFonts w:eastAsia="Times New Roman"/>
                <w:color w:val="000000"/>
                <w:sz w:val="18"/>
                <w:szCs w:val="18"/>
                <w:lang w:eastAsia="fr-FR"/>
              </w:rPr>
            </w:pPr>
            <w:del w:id="859" w:author="COUTIN Stéphane" w:date="2024-04-30T15:12:00Z">
              <w:r w:rsidRPr="00EA7180" w:rsidDel="00282205">
                <w:rPr>
                  <w:rFonts w:eastAsia="Times New Roman"/>
                  <w:color w:val="000000"/>
                  <w:sz w:val="18"/>
                  <w:szCs w:val="18"/>
                  <w:lang w:eastAsia="fr-FR"/>
                </w:rPr>
                <w:delText>PAI</w:delText>
              </w:r>
              <w:bookmarkStart w:id="860" w:name="_Toc165383373"/>
              <w:bookmarkEnd w:id="860"/>
            </w:del>
          </w:p>
        </w:tc>
        <w:tc>
          <w:tcPr>
            <w:tcW w:w="1528" w:type="pct"/>
            <w:shd w:val="clear" w:color="auto" w:fill="auto"/>
            <w:hideMark/>
          </w:tcPr>
          <w:p w14:paraId="496E982F" w14:textId="27E80C2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61" w:author="COUTIN Stéphane" w:date="2024-04-30T15:12:00Z"/>
                <w:rFonts w:eastAsia="Times New Roman"/>
                <w:color w:val="000000"/>
                <w:sz w:val="18"/>
                <w:szCs w:val="18"/>
                <w:lang w:eastAsia="fr-FR"/>
              </w:rPr>
            </w:pPr>
            <w:del w:id="862" w:author="COUTIN Stéphane" w:date="2024-04-30T15:12:00Z">
              <w:r w:rsidRPr="00EA7180" w:rsidDel="00282205">
                <w:rPr>
                  <w:rFonts w:eastAsia="Times New Roman"/>
                  <w:color w:val="000000"/>
                  <w:sz w:val="18"/>
                  <w:szCs w:val="18"/>
                  <w:lang w:eastAsia="fr-FR"/>
                </w:rPr>
                <w:delText>La facture détail représente le total de ce qui est à payer quelle que soit la structure budgétaire et pour l'ensemble des inscriptions qui ont été confirmées en même temps (piste d'inscription).</w:delText>
              </w:r>
              <w:bookmarkStart w:id="863" w:name="_Toc165383374"/>
              <w:bookmarkEnd w:id="863"/>
            </w:del>
          </w:p>
        </w:tc>
        <w:tc>
          <w:tcPr>
            <w:tcW w:w="1095" w:type="pct"/>
            <w:shd w:val="clear" w:color="auto" w:fill="auto"/>
            <w:hideMark/>
          </w:tcPr>
          <w:p w14:paraId="5FF6D3FC" w14:textId="75BB30F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64" w:author="COUTIN Stéphane" w:date="2024-04-30T15:12:00Z"/>
                <w:rFonts w:eastAsia="Times New Roman"/>
                <w:color w:val="000000"/>
                <w:sz w:val="18"/>
                <w:szCs w:val="18"/>
                <w:lang w:eastAsia="fr-FR"/>
              </w:rPr>
            </w:pPr>
            <w:del w:id="865" w:author="COUTIN Stéphane" w:date="2024-04-30T15:12:00Z">
              <w:r w:rsidRPr="00EA7180" w:rsidDel="00282205">
                <w:rPr>
                  <w:rFonts w:eastAsia="Times New Roman"/>
                  <w:color w:val="000000"/>
                  <w:sz w:val="18"/>
                  <w:szCs w:val="18"/>
                  <w:lang w:eastAsia="fr-FR"/>
                </w:rPr>
                <w:delText>(numero_facture)</w:delText>
              </w:r>
              <w:bookmarkStart w:id="866" w:name="_Toc165383375"/>
              <w:bookmarkEnd w:id="866"/>
            </w:del>
          </w:p>
        </w:tc>
        <w:tc>
          <w:tcPr>
            <w:tcW w:w="1092" w:type="pct"/>
            <w:shd w:val="clear" w:color="auto" w:fill="auto"/>
            <w:hideMark/>
          </w:tcPr>
          <w:p w14:paraId="1B2F54F3" w14:textId="2BA1D5F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67" w:author="COUTIN Stéphane" w:date="2024-04-30T15:12:00Z"/>
                <w:rFonts w:eastAsia="Times New Roman"/>
                <w:color w:val="000000"/>
                <w:sz w:val="18"/>
                <w:szCs w:val="18"/>
                <w:lang w:eastAsia="fr-FR"/>
              </w:rPr>
            </w:pPr>
            <w:del w:id="868" w:author="COUTIN Stéphane" w:date="2024-04-30T15:12:00Z">
              <w:r w:rsidRPr="00EA7180" w:rsidDel="00282205">
                <w:rPr>
                  <w:rFonts w:eastAsia="Times New Roman"/>
                  <w:color w:val="000000"/>
                  <w:sz w:val="18"/>
                  <w:szCs w:val="18"/>
                  <w:lang w:eastAsia="fr-FR"/>
                </w:rPr>
                <w:delText>schema_pai.facture</w:delText>
              </w:r>
              <w:bookmarkStart w:id="869" w:name="_Toc165383376"/>
              <w:bookmarkEnd w:id="869"/>
            </w:del>
          </w:p>
        </w:tc>
        <w:bookmarkStart w:id="870" w:name="_Toc165383377"/>
        <w:bookmarkEnd w:id="870"/>
      </w:tr>
      <w:tr w:rsidR="00EA7180" w:rsidRPr="00EA7180" w:rsidDel="00282205" w14:paraId="31F17617" w14:textId="77E0A786" w:rsidTr="00EA7180">
        <w:trPr>
          <w:trHeight w:val="360"/>
          <w:del w:id="871" w:author="COUTIN Stéphane" w:date="2024-04-30T15:12:00Z"/>
        </w:trPr>
        <w:tc>
          <w:tcPr>
            <w:tcW w:w="921" w:type="pct"/>
            <w:shd w:val="clear" w:color="auto" w:fill="auto"/>
            <w:hideMark/>
          </w:tcPr>
          <w:p w14:paraId="3B14BF71" w14:textId="1AC3C36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72" w:author="COUTIN Stéphane" w:date="2024-04-30T15:12:00Z"/>
                <w:rFonts w:eastAsia="Times New Roman"/>
                <w:color w:val="000000"/>
                <w:sz w:val="18"/>
                <w:szCs w:val="18"/>
                <w:lang w:eastAsia="fr-FR"/>
              </w:rPr>
            </w:pPr>
            <w:del w:id="873" w:author="COUTIN Stéphane" w:date="2024-04-30T15:12:00Z">
              <w:r w:rsidRPr="00EA7180" w:rsidDel="00282205">
                <w:rPr>
                  <w:rFonts w:eastAsia="Times New Roman"/>
                  <w:color w:val="000000"/>
                  <w:sz w:val="18"/>
                  <w:szCs w:val="18"/>
                  <w:lang w:eastAsia="fr-FR"/>
                </w:rPr>
                <w:delText>format_enseignement</w:delText>
              </w:r>
              <w:bookmarkStart w:id="874" w:name="_Toc165383378"/>
              <w:bookmarkEnd w:id="874"/>
            </w:del>
          </w:p>
        </w:tc>
        <w:tc>
          <w:tcPr>
            <w:tcW w:w="364" w:type="pct"/>
            <w:shd w:val="clear" w:color="auto" w:fill="auto"/>
            <w:hideMark/>
          </w:tcPr>
          <w:p w14:paraId="1528FC13" w14:textId="0DE3F17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75" w:author="COUTIN Stéphane" w:date="2024-04-30T15:12:00Z"/>
                <w:rFonts w:eastAsia="Times New Roman"/>
                <w:color w:val="000000"/>
                <w:sz w:val="18"/>
                <w:szCs w:val="18"/>
                <w:lang w:eastAsia="fr-FR"/>
              </w:rPr>
            </w:pPr>
            <w:del w:id="876" w:author="COUTIN Stéphane" w:date="2024-04-30T15:12:00Z">
              <w:r w:rsidRPr="00EA7180" w:rsidDel="00282205">
                <w:rPr>
                  <w:rFonts w:eastAsia="Times New Roman"/>
                  <w:color w:val="000000"/>
                  <w:sz w:val="18"/>
                  <w:szCs w:val="18"/>
                  <w:lang w:eastAsia="fr-FR"/>
                </w:rPr>
                <w:delText>MOF</w:delText>
              </w:r>
              <w:bookmarkStart w:id="877" w:name="_Toc165383379"/>
              <w:bookmarkEnd w:id="877"/>
            </w:del>
          </w:p>
        </w:tc>
        <w:tc>
          <w:tcPr>
            <w:tcW w:w="1528" w:type="pct"/>
            <w:shd w:val="clear" w:color="auto" w:fill="auto"/>
            <w:hideMark/>
          </w:tcPr>
          <w:p w14:paraId="605B3347" w14:textId="264E57E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78" w:author="COUTIN Stéphane" w:date="2024-04-30T15:12:00Z"/>
                <w:rFonts w:eastAsia="Times New Roman"/>
                <w:color w:val="000000"/>
                <w:sz w:val="18"/>
                <w:szCs w:val="18"/>
                <w:lang w:eastAsia="fr-FR"/>
              </w:rPr>
            </w:pPr>
            <w:del w:id="879" w:author="COUTIN Stéphane" w:date="2024-04-30T15:12:00Z">
              <w:r w:rsidRPr="00EA7180" w:rsidDel="00282205">
                <w:rPr>
                  <w:rFonts w:eastAsia="Times New Roman"/>
                  <w:color w:val="000000"/>
                  <w:sz w:val="18"/>
                  <w:szCs w:val="18"/>
                  <w:lang w:eastAsia="fr-FR"/>
                </w:rPr>
                <w:delText>Description du format d'enseignement associé à une formation ou un objet de formation.</w:delText>
              </w:r>
              <w:r w:rsidRPr="00EA7180" w:rsidDel="00282205">
                <w:rPr>
                  <w:rFonts w:eastAsia="Times New Roman"/>
                  <w:color w:val="000000"/>
                  <w:sz w:val="18"/>
                  <w:szCs w:val="18"/>
                  <w:lang w:eastAsia="fr-FR"/>
                </w:rPr>
                <w:br/>
                <w:delText>Il correspond à un objet_maquette_moe unique, et a des liens avec une formation_moe qui porte les charges ainsi que des structures porteuses de charge.</w:delText>
              </w:r>
              <w:bookmarkStart w:id="880" w:name="_Toc165383380"/>
              <w:bookmarkEnd w:id="880"/>
            </w:del>
          </w:p>
        </w:tc>
        <w:tc>
          <w:tcPr>
            <w:tcW w:w="1095" w:type="pct"/>
            <w:shd w:val="clear" w:color="auto" w:fill="auto"/>
            <w:hideMark/>
          </w:tcPr>
          <w:p w14:paraId="26F7F64A" w14:textId="6CD7B2F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81" w:author="COUTIN Stéphane" w:date="2024-04-30T15:12:00Z"/>
                <w:rFonts w:eastAsia="Times New Roman"/>
                <w:color w:val="000000"/>
                <w:sz w:val="18"/>
                <w:szCs w:val="18"/>
                <w:lang w:eastAsia="fr-FR"/>
              </w:rPr>
            </w:pPr>
            <w:del w:id="882" w:author="COUTIN Stéphane" w:date="2024-04-30T15:12:00Z">
              <w:r w:rsidRPr="00EA7180" w:rsidDel="00282205">
                <w:rPr>
                  <w:rFonts w:eastAsia="Times New Roman"/>
                  <w:color w:val="000000"/>
                  <w:sz w:val="18"/>
                  <w:szCs w:val="18"/>
                  <w:lang w:eastAsia="fr-FR"/>
                </w:rPr>
                <w:delText>(idDefinition, code_periode)</w:delText>
              </w:r>
              <w:r w:rsidRPr="00EA7180" w:rsidDel="00282205">
                <w:rPr>
                  <w:rFonts w:eastAsia="Times New Roman"/>
                  <w:color w:val="000000"/>
                  <w:sz w:val="18"/>
                  <w:szCs w:val="18"/>
                  <w:lang w:eastAsia="fr-FR"/>
                </w:rPr>
                <w:br/>
                <w:delText>Selon le type de l'objet auquel se rapporte le format d'enseignement, la clé fonctionnelle est différente. D'où la description au travers de l'idDefinition.</w:delText>
              </w:r>
              <w:bookmarkStart w:id="883" w:name="_Toc165383381"/>
              <w:bookmarkEnd w:id="883"/>
            </w:del>
          </w:p>
        </w:tc>
        <w:tc>
          <w:tcPr>
            <w:tcW w:w="1092" w:type="pct"/>
            <w:shd w:val="clear" w:color="auto" w:fill="auto"/>
            <w:hideMark/>
          </w:tcPr>
          <w:p w14:paraId="11B04270" w14:textId="41CD311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84" w:author="COUTIN Stéphane" w:date="2024-04-30T15:12:00Z"/>
                <w:rFonts w:eastAsia="Times New Roman"/>
                <w:color w:val="000000"/>
                <w:sz w:val="18"/>
                <w:szCs w:val="18"/>
                <w:lang w:eastAsia="fr-FR"/>
              </w:rPr>
            </w:pPr>
            <w:del w:id="885" w:author="COUTIN Stéphane" w:date="2024-04-30T15:12:00Z">
              <w:r w:rsidRPr="00EA7180" w:rsidDel="00282205">
                <w:rPr>
                  <w:rFonts w:eastAsia="Times New Roman"/>
                  <w:color w:val="000000"/>
                  <w:sz w:val="18"/>
                  <w:szCs w:val="18"/>
                  <w:lang w:eastAsia="fr-FR"/>
                </w:rPr>
                <w:delText>schema_mof.format_enseignement</w:delText>
              </w:r>
              <w:bookmarkStart w:id="886" w:name="_Toc165383382"/>
              <w:bookmarkEnd w:id="886"/>
            </w:del>
          </w:p>
        </w:tc>
        <w:bookmarkStart w:id="887" w:name="_Toc165383383"/>
        <w:bookmarkEnd w:id="887"/>
      </w:tr>
      <w:tr w:rsidR="00EA7180" w:rsidRPr="00EA7180" w:rsidDel="00282205" w14:paraId="58A02ADB" w14:textId="6C079948" w:rsidTr="00EA7180">
        <w:trPr>
          <w:trHeight w:val="360"/>
          <w:del w:id="888" w:author="COUTIN Stéphane" w:date="2024-04-30T15:12:00Z"/>
        </w:trPr>
        <w:tc>
          <w:tcPr>
            <w:tcW w:w="921" w:type="pct"/>
            <w:shd w:val="clear" w:color="auto" w:fill="auto"/>
            <w:hideMark/>
          </w:tcPr>
          <w:p w14:paraId="174C1B10" w14:textId="7437C31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89" w:author="COUTIN Stéphane" w:date="2024-04-30T15:12:00Z"/>
                <w:rFonts w:eastAsia="Times New Roman"/>
                <w:color w:val="000000"/>
                <w:sz w:val="18"/>
                <w:szCs w:val="18"/>
                <w:lang w:eastAsia="fr-FR"/>
              </w:rPr>
            </w:pPr>
            <w:del w:id="890" w:author="COUTIN Stéphane" w:date="2024-04-30T15:12:00Z">
              <w:r w:rsidRPr="00EA7180" w:rsidDel="00282205">
                <w:rPr>
                  <w:rFonts w:eastAsia="Times New Roman"/>
                  <w:color w:val="000000"/>
                  <w:sz w:val="18"/>
                  <w:szCs w:val="18"/>
                  <w:lang w:eastAsia="fr-FR"/>
                </w:rPr>
                <w:delText>formation</w:delText>
              </w:r>
              <w:bookmarkStart w:id="891" w:name="_Toc165383384"/>
              <w:bookmarkEnd w:id="891"/>
            </w:del>
          </w:p>
        </w:tc>
        <w:tc>
          <w:tcPr>
            <w:tcW w:w="364" w:type="pct"/>
            <w:shd w:val="clear" w:color="auto" w:fill="auto"/>
            <w:hideMark/>
          </w:tcPr>
          <w:p w14:paraId="4D870A38" w14:textId="26A7392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92" w:author="COUTIN Stéphane" w:date="2024-04-30T15:12:00Z"/>
                <w:rFonts w:eastAsia="Times New Roman"/>
                <w:color w:val="000000"/>
                <w:sz w:val="18"/>
                <w:szCs w:val="18"/>
                <w:lang w:eastAsia="fr-FR"/>
              </w:rPr>
            </w:pPr>
            <w:del w:id="893" w:author="COUTIN Stéphane" w:date="2024-04-30T15:12:00Z">
              <w:r w:rsidRPr="00EA7180" w:rsidDel="00282205">
                <w:rPr>
                  <w:rFonts w:eastAsia="Times New Roman"/>
                  <w:color w:val="000000"/>
                  <w:sz w:val="18"/>
                  <w:szCs w:val="18"/>
                  <w:lang w:eastAsia="fr-FR"/>
                </w:rPr>
                <w:delText>COF</w:delText>
              </w:r>
              <w:bookmarkStart w:id="894" w:name="_Toc165383385"/>
              <w:bookmarkEnd w:id="894"/>
            </w:del>
          </w:p>
        </w:tc>
        <w:tc>
          <w:tcPr>
            <w:tcW w:w="1528" w:type="pct"/>
            <w:shd w:val="clear" w:color="auto" w:fill="auto"/>
            <w:hideMark/>
          </w:tcPr>
          <w:p w14:paraId="509FD59E" w14:textId="7849838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95" w:author="COUTIN Stéphane" w:date="2024-04-30T15:12:00Z"/>
                <w:rFonts w:eastAsia="Times New Roman"/>
                <w:color w:val="000000"/>
                <w:sz w:val="18"/>
                <w:szCs w:val="18"/>
                <w:lang w:eastAsia="fr-FR"/>
              </w:rPr>
            </w:pPr>
            <w:bookmarkStart w:id="896" w:name="_Toc165383386"/>
            <w:bookmarkEnd w:id="896"/>
          </w:p>
        </w:tc>
        <w:tc>
          <w:tcPr>
            <w:tcW w:w="1095" w:type="pct"/>
            <w:shd w:val="clear" w:color="auto" w:fill="auto"/>
            <w:hideMark/>
          </w:tcPr>
          <w:p w14:paraId="7A2627ED" w14:textId="299B406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897" w:author="COUTIN Stéphane" w:date="2024-04-30T15:12:00Z"/>
                <w:rFonts w:eastAsia="Times New Roman"/>
                <w:color w:val="000000"/>
                <w:sz w:val="18"/>
                <w:szCs w:val="18"/>
                <w:lang w:eastAsia="fr-FR"/>
              </w:rPr>
            </w:pPr>
            <w:del w:id="898" w:author="COUTIN Stéphane" w:date="2024-04-30T15:12:00Z">
              <w:r w:rsidRPr="00EA7180" w:rsidDel="00282205">
                <w:rPr>
                  <w:rFonts w:eastAsia="Times New Roman"/>
                  <w:color w:val="000000"/>
                  <w:sz w:val="18"/>
                  <w:szCs w:val="18"/>
                  <w:lang w:eastAsia="fr-FR"/>
                </w:rPr>
                <w:delText xml:space="preserve">(code_etablissement, code_formation, version) </w:delText>
              </w:r>
              <w:r w:rsidRPr="00EA7180" w:rsidDel="00282205">
                <w:rPr>
                  <w:rFonts w:eastAsia="Times New Roman"/>
                  <w:color w:val="000000"/>
                  <w:sz w:val="18"/>
                  <w:szCs w:val="18"/>
                  <w:lang w:eastAsia="fr-FR"/>
                </w:rPr>
                <w:br/>
                <w:delText>Le code_etablissement pointe vers une structure</w:delText>
              </w:r>
              <w:r w:rsidRPr="00EA7180" w:rsidDel="00282205">
                <w:rPr>
                  <w:rFonts w:eastAsia="Times New Roman"/>
                  <w:color w:val="000000"/>
                  <w:sz w:val="18"/>
                  <w:szCs w:val="18"/>
                  <w:lang w:eastAsia="fr-FR"/>
                </w:rPr>
                <w:br/>
                <w:delText>unique de par l'ajout de la version</w:delText>
              </w:r>
              <w:bookmarkStart w:id="899" w:name="_Toc165383387"/>
              <w:bookmarkEnd w:id="899"/>
            </w:del>
          </w:p>
        </w:tc>
        <w:tc>
          <w:tcPr>
            <w:tcW w:w="1092" w:type="pct"/>
            <w:shd w:val="clear" w:color="auto" w:fill="auto"/>
            <w:hideMark/>
          </w:tcPr>
          <w:p w14:paraId="24D69F0B" w14:textId="416F75D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00" w:author="COUTIN Stéphane" w:date="2024-04-30T15:12:00Z"/>
                <w:rFonts w:eastAsia="Times New Roman"/>
                <w:color w:val="000000"/>
                <w:sz w:val="18"/>
                <w:szCs w:val="18"/>
                <w:lang w:eastAsia="fr-FR"/>
              </w:rPr>
            </w:pPr>
            <w:del w:id="901" w:author="COUTIN Stéphane" w:date="2024-04-30T15:12:00Z">
              <w:r w:rsidRPr="00EA7180" w:rsidDel="00282205">
                <w:rPr>
                  <w:rFonts w:eastAsia="Times New Roman"/>
                  <w:color w:val="000000"/>
                  <w:sz w:val="18"/>
                  <w:szCs w:val="18"/>
                  <w:lang w:eastAsia="fr-FR"/>
                </w:rPr>
                <w:delText>schema_mof.maquette</w:delText>
              </w:r>
              <w:bookmarkStart w:id="902" w:name="_Toc165383388"/>
              <w:bookmarkEnd w:id="902"/>
            </w:del>
          </w:p>
        </w:tc>
        <w:bookmarkStart w:id="903" w:name="_Toc165383389"/>
        <w:bookmarkEnd w:id="903"/>
      </w:tr>
      <w:tr w:rsidR="00EA7180" w:rsidRPr="00EA7180" w:rsidDel="00282205" w14:paraId="2D744B6B" w14:textId="37954D1F" w:rsidTr="00EA7180">
        <w:trPr>
          <w:trHeight w:val="360"/>
          <w:del w:id="904" w:author="COUTIN Stéphane" w:date="2024-04-30T15:12:00Z"/>
        </w:trPr>
        <w:tc>
          <w:tcPr>
            <w:tcW w:w="921" w:type="pct"/>
            <w:shd w:val="clear" w:color="auto" w:fill="auto"/>
            <w:hideMark/>
          </w:tcPr>
          <w:p w14:paraId="139906CD" w14:textId="0D205B5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05" w:author="COUTIN Stéphane" w:date="2024-04-30T15:12:00Z"/>
                <w:rFonts w:eastAsia="Times New Roman"/>
                <w:color w:val="000000"/>
                <w:sz w:val="18"/>
                <w:szCs w:val="18"/>
                <w:lang w:eastAsia="fr-FR"/>
              </w:rPr>
            </w:pPr>
            <w:del w:id="906" w:author="COUTIN Stéphane" w:date="2024-04-30T15:12:00Z">
              <w:r w:rsidRPr="00EA7180" w:rsidDel="00282205">
                <w:rPr>
                  <w:rFonts w:eastAsia="Times New Roman"/>
                  <w:color w:val="000000"/>
                  <w:sz w:val="18"/>
                  <w:szCs w:val="18"/>
                  <w:lang w:eastAsia="fr-FR"/>
                </w:rPr>
                <w:delText>formation_moe</w:delText>
              </w:r>
              <w:bookmarkStart w:id="907" w:name="_Toc165383390"/>
              <w:bookmarkEnd w:id="907"/>
            </w:del>
          </w:p>
        </w:tc>
        <w:tc>
          <w:tcPr>
            <w:tcW w:w="364" w:type="pct"/>
            <w:shd w:val="clear" w:color="auto" w:fill="auto"/>
            <w:hideMark/>
          </w:tcPr>
          <w:p w14:paraId="448378E5" w14:textId="64D02E6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08" w:author="COUTIN Stéphane" w:date="2024-04-30T15:12:00Z"/>
                <w:rFonts w:eastAsia="Times New Roman"/>
                <w:color w:val="000000"/>
                <w:sz w:val="18"/>
                <w:szCs w:val="18"/>
                <w:lang w:eastAsia="fr-FR"/>
              </w:rPr>
            </w:pPr>
            <w:del w:id="909" w:author="COUTIN Stéphane" w:date="2024-04-30T15:12:00Z">
              <w:r w:rsidRPr="00EA7180" w:rsidDel="00282205">
                <w:rPr>
                  <w:rFonts w:eastAsia="Times New Roman"/>
                  <w:color w:val="000000"/>
                  <w:sz w:val="18"/>
                  <w:szCs w:val="18"/>
                  <w:lang w:eastAsia="fr-FR"/>
                </w:rPr>
                <w:delText>MOF</w:delText>
              </w:r>
              <w:bookmarkStart w:id="910" w:name="_Toc165383391"/>
              <w:bookmarkEnd w:id="910"/>
            </w:del>
          </w:p>
        </w:tc>
        <w:tc>
          <w:tcPr>
            <w:tcW w:w="1528" w:type="pct"/>
            <w:shd w:val="clear" w:color="auto" w:fill="auto"/>
            <w:hideMark/>
          </w:tcPr>
          <w:p w14:paraId="02C1C356" w14:textId="366392A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11" w:author="COUTIN Stéphane" w:date="2024-04-30T15:12:00Z"/>
                <w:rFonts w:eastAsia="Times New Roman"/>
                <w:color w:val="000000"/>
                <w:sz w:val="18"/>
                <w:szCs w:val="18"/>
                <w:lang w:eastAsia="fr-FR"/>
              </w:rPr>
            </w:pPr>
            <w:del w:id="912" w:author="COUTIN Stéphane" w:date="2024-04-30T15:12:00Z">
              <w:r w:rsidRPr="00EA7180" w:rsidDel="00282205">
                <w:rPr>
                  <w:rFonts w:eastAsia="Times New Roman"/>
                  <w:color w:val="000000"/>
                  <w:sz w:val="18"/>
                  <w:szCs w:val="18"/>
                  <w:lang w:eastAsia="fr-FR"/>
                </w:rPr>
                <w:delText>Définition identique à celle d'une formation, décliné pour une période de mise en oeuvre</w:delText>
              </w:r>
              <w:bookmarkStart w:id="913" w:name="_Toc165383392"/>
              <w:bookmarkEnd w:id="913"/>
            </w:del>
          </w:p>
        </w:tc>
        <w:tc>
          <w:tcPr>
            <w:tcW w:w="1095" w:type="pct"/>
            <w:shd w:val="clear" w:color="auto" w:fill="auto"/>
            <w:hideMark/>
          </w:tcPr>
          <w:p w14:paraId="711DA291" w14:textId="45D95EA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14" w:author="COUTIN Stéphane" w:date="2024-04-30T15:12:00Z"/>
                <w:rFonts w:eastAsia="Times New Roman"/>
                <w:color w:val="000000"/>
                <w:sz w:val="18"/>
                <w:szCs w:val="18"/>
                <w:lang w:eastAsia="fr-FR"/>
              </w:rPr>
            </w:pPr>
            <w:del w:id="915" w:author="COUTIN Stéphane" w:date="2024-04-30T15:12:00Z">
              <w:r w:rsidRPr="00EA7180" w:rsidDel="00282205">
                <w:rPr>
                  <w:rFonts w:eastAsia="Times New Roman"/>
                  <w:color w:val="000000"/>
                  <w:sz w:val="18"/>
                  <w:szCs w:val="18"/>
                  <w:lang w:eastAsia="fr-FR"/>
                </w:rPr>
                <w:delText xml:space="preserve">(code_periode, code_etablissement, code_formation, version) </w:delText>
              </w:r>
              <w:bookmarkStart w:id="916" w:name="_Toc165383393"/>
              <w:bookmarkEnd w:id="916"/>
            </w:del>
          </w:p>
        </w:tc>
        <w:tc>
          <w:tcPr>
            <w:tcW w:w="1092" w:type="pct"/>
            <w:shd w:val="clear" w:color="auto" w:fill="auto"/>
            <w:hideMark/>
          </w:tcPr>
          <w:p w14:paraId="18F29614" w14:textId="7E3E502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17" w:author="COUTIN Stéphane" w:date="2024-04-30T15:12:00Z"/>
                <w:rFonts w:eastAsia="Times New Roman"/>
                <w:color w:val="000000"/>
                <w:sz w:val="18"/>
                <w:szCs w:val="18"/>
                <w:lang w:eastAsia="fr-FR"/>
              </w:rPr>
            </w:pPr>
            <w:del w:id="918" w:author="COUTIN Stéphane" w:date="2024-04-30T15:12:00Z">
              <w:r w:rsidRPr="00EA7180" w:rsidDel="00282205">
                <w:rPr>
                  <w:rFonts w:eastAsia="Times New Roman"/>
                  <w:color w:val="000000"/>
                  <w:sz w:val="18"/>
                  <w:szCs w:val="18"/>
                  <w:lang w:eastAsia="fr-FR"/>
                </w:rPr>
                <w:delText>schema_mof.formation</w:delText>
              </w:r>
              <w:bookmarkStart w:id="919" w:name="_Toc165383394"/>
              <w:bookmarkEnd w:id="919"/>
            </w:del>
          </w:p>
        </w:tc>
        <w:bookmarkStart w:id="920" w:name="_Toc165383395"/>
        <w:bookmarkEnd w:id="920"/>
      </w:tr>
      <w:tr w:rsidR="00EA7180" w:rsidRPr="00EA7180" w:rsidDel="00282205" w14:paraId="35B5EB1A" w14:textId="78D32CC8" w:rsidTr="00EA7180">
        <w:trPr>
          <w:trHeight w:val="360"/>
          <w:del w:id="921" w:author="COUTIN Stéphane" w:date="2024-04-30T15:12:00Z"/>
        </w:trPr>
        <w:tc>
          <w:tcPr>
            <w:tcW w:w="921" w:type="pct"/>
            <w:shd w:val="clear" w:color="auto" w:fill="auto"/>
            <w:hideMark/>
          </w:tcPr>
          <w:p w14:paraId="617E0CA7" w14:textId="5710F4E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22" w:author="COUTIN Stéphane" w:date="2024-04-30T15:12:00Z"/>
                <w:rFonts w:eastAsia="Times New Roman"/>
                <w:color w:val="000000"/>
                <w:sz w:val="18"/>
                <w:szCs w:val="18"/>
                <w:lang w:eastAsia="fr-FR"/>
              </w:rPr>
            </w:pPr>
            <w:del w:id="923" w:author="COUTIN Stéphane" w:date="2024-04-30T15:12:00Z">
              <w:r w:rsidRPr="00EA7180" w:rsidDel="00282205">
                <w:rPr>
                  <w:rFonts w:eastAsia="Times New Roman"/>
                  <w:color w:val="000000"/>
                  <w:sz w:val="18"/>
                  <w:szCs w:val="18"/>
                  <w:lang w:eastAsia="fr-FR"/>
                </w:rPr>
                <w:delText>groupe</w:delText>
              </w:r>
              <w:bookmarkStart w:id="924" w:name="_Toc165383396"/>
              <w:bookmarkEnd w:id="924"/>
            </w:del>
          </w:p>
        </w:tc>
        <w:tc>
          <w:tcPr>
            <w:tcW w:w="364" w:type="pct"/>
            <w:shd w:val="clear" w:color="auto" w:fill="auto"/>
            <w:hideMark/>
          </w:tcPr>
          <w:p w14:paraId="2A40277F" w14:textId="531828A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25" w:author="COUTIN Stéphane" w:date="2024-04-30T15:12:00Z"/>
                <w:rFonts w:eastAsia="Times New Roman"/>
                <w:color w:val="000000"/>
                <w:sz w:val="18"/>
                <w:szCs w:val="18"/>
                <w:lang w:eastAsia="fr-FR"/>
              </w:rPr>
            </w:pPr>
            <w:del w:id="926" w:author="COUTIN Stéphane" w:date="2024-04-30T15:12:00Z">
              <w:r w:rsidRPr="00EA7180" w:rsidDel="00282205">
                <w:rPr>
                  <w:rFonts w:eastAsia="Times New Roman"/>
                  <w:color w:val="000000"/>
                  <w:sz w:val="18"/>
                  <w:szCs w:val="18"/>
                  <w:lang w:eastAsia="fr-FR"/>
                </w:rPr>
                <w:delText>MOF</w:delText>
              </w:r>
              <w:bookmarkStart w:id="927" w:name="_Toc165383397"/>
              <w:bookmarkEnd w:id="927"/>
            </w:del>
          </w:p>
        </w:tc>
        <w:tc>
          <w:tcPr>
            <w:tcW w:w="1528" w:type="pct"/>
            <w:shd w:val="clear" w:color="auto" w:fill="auto"/>
            <w:hideMark/>
          </w:tcPr>
          <w:p w14:paraId="7A380B2D" w14:textId="13E8646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28" w:author="COUTIN Stéphane" w:date="2024-04-30T15:12:00Z"/>
                <w:rFonts w:eastAsia="Times New Roman"/>
                <w:color w:val="000000"/>
                <w:sz w:val="18"/>
                <w:szCs w:val="18"/>
                <w:lang w:eastAsia="fr-FR"/>
              </w:rPr>
            </w:pPr>
            <w:del w:id="929" w:author="COUTIN Stéphane" w:date="2024-04-30T15:12:00Z">
              <w:r w:rsidRPr="00EA7180" w:rsidDel="00282205">
                <w:rPr>
                  <w:rFonts w:eastAsia="Times New Roman"/>
                  <w:color w:val="000000"/>
                  <w:sz w:val="18"/>
                  <w:szCs w:val="18"/>
                  <w:lang w:eastAsia="fr-FR"/>
                </w:rPr>
                <w:delText>Une entité permettant de diviser une population d'étudiants inscrits administrativement ou pédagogiquement. C'est aussi une entité permettant d'identifier une population spécifique d'étudiants inscrits administrativement ou pédagogiquement.</w:delText>
              </w:r>
              <w:r w:rsidRPr="00EA7180" w:rsidDel="00282205">
                <w:rPr>
                  <w:rFonts w:eastAsia="Times New Roman"/>
                  <w:color w:val="000000"/>
                  <w:sz w:val="18"/>
                  <w:szCs w:val="18"/>
                  <w:lang w:eastAsia="fr-FR"/>
                </w:rPr>
                <w:br/>
                <w:delText>Exemples : groupes de CM, TP, TD, tronc commun, langage, sport, niveau, parcours, projet, etc.</w:delText>
              </w:r>
              <w:bookmarkStart w:id="930" w:name="_Toc165383398"/>
              <w:bookmarkEnd w:id="930"/>
            </w:del>
          </w:p>
        </w:tc>
        <w:tc>
          <w:tcPr>
            <w:tcW w:w="1095" w:type="pct"/>
            <w:shd w:val="clear" w:color="auto" w:fill="auto"/>
            <w:hideMark/>
          </w:tcPr>
          <w:p w14:paraId="1E55075C" w14:textId="12287FF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31" w:author="COUTIN Stéphane" w:date="2024-04-30T15:12:00Z"/>
                <w:rFonts w:eastAsia="Times New Roman"/>
                <w:color w:val="000000"/>
                <w:sz w:val="18"/>
                <w:szCs w:val="18"/>
                <w:lang w:eastAsia="fr-FR"/>
              </w:rPr>
            </w:pPr>
            <w:del w:id="932" w:author="COUTIN Stéphane" w:date="2024-04-30T15:12:00Z">
              <w:r w:rsidRPr="00EA7180" w:rsidDel="00282205">
                <w:rPr>
                  <w:rFonts w:eastAsia="Times New Roman"/>
                  <w:color w:val="000000"/>
                  <w:sz w:val="18"/>
                  <w:szCs w:val="18"/>
                  <w:lang w:eastAsia="fr-FR"/>
                </w:rPr>
                <w:delText>(code_periode, code_composition, code_groupe)</w:delText>
              </w:r>
              <w:bookmarkStart w:id="933" w:name="_Toc165383399"/>
              <w:bookmarkEnd w:id="933"/>
            </w:del>
          </w:p>
        </w:tc>
        <w:tc>
          <w:tcPr>
            <w:tcW w:w="1092" w:type="pct"/>
            <w:shd w:val="clear" w:color="auto" w:fill="auto"/>
            <w:hideMark/>
          </w:tcPr>
          <w:p w14:paraId="3F081FBA" w14:textId="6FD5D18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34" w:author="COUTIN Stéphane" w:date="2024-04-30T15:12:00Z"/>
                <w:rFonts w:eastAsia="Times New Roman"/>
                <w:color w:val="000000"/>
                <w:sz w:val="18"/>
                <w:szCs w:val="18"/>
                <w:lang w:eastAsia="fr-FR"/>
              </w:rPr>
            </w:pPr>
            <w:del w:id="935" w:author="COUTIN Stéphane" w:date="2024-04-30T15:12:00Z">
              <w:r w:rsidRPr="00EA7180" w:rsidDel="00282205">
                <w:rPr>
                  <w:rFonts w:eastAsia="Times New Roman"/>
                  <w:color w:val="000000"/>
                  <w:sz w:val="18"/>
                  <w:szCs w:val="18"/>
                  <w:lang w:eastAsia="fr-FR"/>
                </w:rPr>
                <w:delText>schema_mof.groupe</w:delText>
              </w:r>
              <w:bookmarkStart w:id="936" w:name="_Toc165383400"/>
              <w:bookmarkEnd w:id="936"/>
            </w:del>
          </w:p>
        </w:tc>
        <w:bookmarkStart w:id="937" w:name="_Toc165383401"/>
        <w:bookmarkEnd w:id="937"/>
      </w:tr>
      <w:tr w:rsidR="00EA7180" w:rsidRPr="00EA7180" w:rsidDel="00282205" w14:paraId="22C66A21" w14:textId="12DF935C" w:rsidTr="00EA7180">
        <w:trPr>
          <w:trHeight w:val="360"/>
          <w:del w:id="938" w:author="COUTIN Stéphane" w:date="2024-04-30T15:12:00Z"/>
        </w:trPr>
        <w:tc>
          <w:tcPr>
            <w:tcW w:w="921" w:type="pct"/>
            <w:shd w:val="clear" w:color="auto" w:fill="auto"/>
            <w:hideMark/>
          </w:tcPr>
          <w:p w14:paraId="1F0917B1" w14:textId="750E603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39" w:author="COUTIN Stéphane" w:date="2024-04-30T15:12:00Z"/>
                <w:rFonts w:eastAsia="Times New Roman"/>
                <w:color w:val="000000"/>
                <w:sz w:val="18"/>
                <w:szCs w:val="18"/>
                <w:lang w:eastAsia="fr-FR"/>
              </w:rPr>
            </w:pPr>
            <w:del w:id="940" w:author="COUTIN Stéphane" w:date="2024-04-30T15:12:00Z">
              <w:r w:rsidRPr="00EA7180" w:rsidDel="00282205">
                <w:rPr>
                  <w:rFonts w:eastAsia="Times New Roman"/>
                  <w:color w:val="000000"/>
                  <w:sz w:val="18"/>
                  <w:szCs w:val="18"/>
                  <w:lang w:eastAsia="fr-FR"/>
                </w:rPr>
                <w:delText>groupement</w:delText>
              </w:r>
              <w:bookmarkStart w:id="941" w:name="_Toc165383402"/>
              <w:bookmarkEnd w:id="941"/>
            </w:del>
          </w:p>
        </w:tc>
        <w:tc>
          <w:tcPr>
            <w:tcW w:w="364" w:type="pct"/>
            <w:shd w:val="clear" w:color="auto" w:fill="auto"/>
            <w:hideMark/>
          </w:tcPr>
          <w:p w14:paraId="0C9BD2D1" w14:textId="3E25E30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42" w:author="COUTIN Stéphane" w:date="2024-04-30T15:12:00Z"/>
                <w:rFonts w:eastAsia="Times New Roman"/>
                <w:color w:val="000000"/>
                <w:sz w:val="18"/>
                <w:szCs w:val="18"/>
                <w:lang w:eastAsia="fr-FR"/>
              </w:rPr>
            </w:pPr>
            <w:del w:id="943" w:author="COUTIN Stéphane" w:date="2024-04-30T15:12:00Z">
              <w:r w:rsidRPr="00EA7180" w:rsidDel="00282205">
                <w:rPr>
                  <w:rFonts w:eastAsia="Times New Roman"/>
                  <w:color w:val="000000"/>
                  <w:sz w:val="18"/>
                  <w:szCs w:val="18"/>
                  <w:lang w:eastAsia="fr-FR"/>
                </w:rPr>
                <w:delText>COF</w:delText>
              </w:r>
              <w:bookmarkStart w:id="944" w:name="_Toc165383403"/>
              <w:bookmarkEnd w:id="944"/>
            </w:del>
          </w:p>
        </w:tc>
        <w:tc>
          <w:tcPr>
            <w:tcW w:w="1528" w:type="pct"/>
            <w:shd w:val="clear" w:color="auto" w:fill="auto"/>
            <w:hideMark/>
          </w:tcPr>
          <w:p w14:paraId="50F3492F" w14:textId="3AD7A51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45" w:author="COUTIN Stéphane" w:date="2024-04-30T15:12:00Z"/>
                <w:rFonts w:eastAsia="Times New Roman"/>
                <w:color w:val="000000"/>
                <w:sz w:val="18"/>
                <w:szCs w:val="18"/>
                <w:lang w:eastAsia="fr-FR"/>
              </w:rPr>
            </w:pPr>
            <w:del w:id="946" w:author="COUTIN Stéphane" w:date="2024-04-30T15:12:00Z">
              <w:r w:rsidRPr="00EA7180" w:rsidDel="00282205">
                <w:rPr>
                  <w:rFonts w:eastAsia="Times New Roman"/>
                  <w:color w:val="000000"/>
                  <w:sz w:val="18"/>
                  <w:szCs w:val="18"/>
                  <w:lang w:eastAsia="fr-FR"/>
                </w:rPr>
                <w:delText>Un groupement est un objet - conteneur permettant de :</w:delText>
              </w:r>
              <w:r w:rsidRPr="00EA7180" w:rsidDel="00282205">
                <w:rPr>
                  <w:rFonts w:eastAsia="Times New Roman"/>
                  <w:color w:val="000000"/>
                  <w:sz w:val="18"/>
                  <w:szCs w:val="18"/>
                  <w:lang w:eastAsia="fr-FR"/>
                </w:rPr>
                <w:br/>
                <w:delText>regrouper des objets de formation entre eux en vue de proposer des choix à l'étudiant lors de son choix de cursus</w:delText>
              </w:r>
              <w:r w:rsidRPr="00EA7180" w:rsidDel="00282205">
                <w:rPr>
                  <w:rFonts w:eastAsia="Times New Roman"/>
                  <w:color w:val="000000"/>
                  <w:sz w:val="18"/>
                  <w:szCs w:val="18"/>
                  <w:lang w:eastAsia="fr-FR"/>
                </w:rPr>
                <w:br/>
                <w:delText xml:space="preserve">        ou</w:delText>
              </w:r>
              <w:r w:rsidRPr="00EA7180" w:rsidDel="00282205">
                <w:rPr>
                  <w:rFonts w:eastAsia="Times New Roman"/>
                  <w:color w:val="000000"/>
                  <w:sz w:val="18"/>
                  <w:szCs w:val="18"/>
                  <w:lang w:eastAsia="fr-FR"/>
                </w:rPr>
                <w:br/>
                <w:delText>regrouper des objets de formation pour faciliter la réutilisation dans une autre formation ou pour faciliter la lisibilité de l'offre de formation</w:delText>
              </w:r>
              <w:r w:rsidRPr="00EA7180" w:rsidDel="00282205">
                <w:rPr>
                  <w:rFonts w:eastAsia="Times New Roman"/>
                  <w:color w:val="000000"/>
                  <w:sz w:val="18"/>
                  <w:szCs w:val="18"/>
                  <w:lang w:eastAsia="fr-FR"/>
                </w:rPr>
                <w:br/>
                <w:delText>Un groupement peut être ou non à choix.</w:delText>
              </w:r>
              <w:r w:rsidRPr="00EA7180" w:rsidDel="00282205">
                <w:rPr>
                  <w:rFonts w:eastAsia="Times New Roman"/>
                  <w:color w:val="000000"/>
                  <w:sz w:val="18"/>
                  <w:szCs w:val="18"/>
                  <w:lang w:eastAsia="fr-FR"/>
                </w:rPr>
                <w:br/>
                <w:delText>Un groupement n'est pas un objet hiérarchisé.</w:delText>
              </w:r>
              <w:bookmarkStart w:id="947" w:name="_Toc165383404"/>
              <w:bookmarkEnd w:id="947"/>
            </w:del>
          </w:p>
        </w:tc>
        <w:tc>
          <w:tcPr>
            <w:tcW w:w="1095" w:type="pct"/>
            <w:shd w:val="clear" w:color="auto" w:fill="auto"/>
            <w:hideMark/>
          </w:tcPr>
          <w:p w14:paraId="351D3FC9" w14:textId="0982FBC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48" w:author="COUTIN Stéphane" w:date="2024-04-30T15:12:00Z"/>
                <w:rFonts w:eastAsia="Times New Roman"/>
                <w:color w:val="000000"/>
                <w:sz w:val="18"/>
                <w:szCs w:val="18"/>
                <w:lang w:eastAsia="fr-FR"/>
              </w:rPr>
            </w:pPr>
            <w:del w:id="949" w:author="COUTIN Stéphane" w:date="2024-04-30T15:12:00Z">
              <w:r w:rsidRPr="00EA7180" w:rsidDel="00282205">
                <w:rPr>
                  <w:rFonts w:eastAsia="Times New Roman"/>
                  <w:color w:val="000000"/>
                  <w:sz w:val="18"/>
                  <w:szCs w:val="18"/>
                  <w:lang w:eastAsia="fr-FR"/>
                </w:rPr>
                <w:delText>(code_groupement, version)</w:delText>
              </w:r>
              <w:r w:rsidRPr="00EA7180" w:rsidDel="00282205">
                <w:rPr>
                  <w:rFonts w:eastAsia="Times New Roman"/>
                  <w:color w:val="000000"/>
                  <w:sz w:val="18"/>
                  <w:szCs w:val="18"/>
                  <w:lang w:eastAsia="fr-FR"/>
                </w:rPr>
                <w:br/>
                <w:delText>Attention au cas des objets mutualisés qui sont indépendants des versions</w:delText>
              </w:r>
              <w:bookmarkStart w:id="950" w:name="_Toc165383405"/>
              <w:bookmarkEnd w:id="950"/>
            </w:del>
          </w:p>
        </w:tc>
        <w:tc>
          <w:tcPr>
            <w:tcW w:w="1092" w:type="pct"/>
            <w:shd w:val="clear" w:color="auto" w:fill="auto"/>
            <w:hideMark/>
          </w:tcPr>
          <w:p w14:paraId="3E24BF29" w14:textId="5C21AC6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51" w:author="COUTIN Stéphane" w:date="2024-04-30T15:12:00Z"/>
                <w:rFonts w:eastAsia="Times New Roman"/>
                <w:color w:val="000000"/>
                <w:sz w:val="18"/>
                <w:szCs w:val="18"/>
                <w:lang w:eastAsia="fr-FR"/>
              </w:rPr>
            </w:pPr>
            <w:del w:id="952" w:author="COUTIN Stéphane" w:date="2024-04-30T15:12:00Z">
              <w:r w:rsidRPr="00EA7180" w:rsidDel="00282205">
                <w:rPr>
                  <w:rFonts w:eastAsia="Times New Roman"/>
                  <w:color w:val="000000"/>
                  <w:sz w:val="18"/>
                  <w:szCs w:val="18"/>
                  <w:lang w:eastAsia="fr-FR"/>
                </w:rPr>
                <w:delText>schema_mof.maquette_groupement</w:delText>
              </w:r>
              <w:bookmarkStart w:id="953" w:name="_Toc165383406"/>
              <w:bookmarkEnd w:id="953"/>
            </w:del>
          </w:p>
        </w:tc>
        <w:bookmarkStart w:id="954" w:name="_Toc165383407"/>
        <w:bookmarkEnd w:id="954"/>
      </w:tr>
      <w:tr w:rsidR="00EA7180" w:rsidRPr="00EA7180" w:rsidDel="00282205" w14:paraId="05D9C321" w14:textId="65B7B4C4" w:rsidTr="00EA7180">
        <w:trPr>
          <w:trHeight w:val="360"/>
          <w:del w:id="955" w:author="COUTIN Stéphane" w:date="2024-04-30T15:12:00Z"/>
        </w:trPr>
        <w:tc>
          <w:tcPr>
            <w:tcW w:w="921" w:type="pct"/>
            <w:shd w:val="clear" w:color="auto" w:fill="auto"/>
            <w:hideMark/>
          </w:tcPr>
          <w:p w14:paraId="30E22C7C" w14:textId="70EE78B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56" w:author="COUTIN Stéphane" w:date="2024-04-30T15:12:00Z"/>
                <w:rFonts w:eastAsia="Times New Roman"/>
                <w:color w:val="000000"/>
                <w:sz w:val="18"/>
                <w:szCs w:val="18"/>
                <w:lang w:eastAsia="fr-FR"/>
              </w:rPr>
            </w:pPr>
            <w:del w:id="957" w:author="COUTIN Stéphane" w:date="2024-04-30T15:12:00Z">
              <w:r w:rsidRPr="00EA7180" w:rsidDel="00282205">
                <w:rPr>
                  <w:rFonts w:eastAsia="Times New Roman"/>
                  <w:color w:val="000000"/>
                  <w:sz w:val="18"/>
                  <w:szCs w:val="18"/>
                  <w:lang w:eastAsia="fr-FR"/>
                </w:rPr>
                <w:delText>inscription</w:delText>
              </w:r>
              <w:bookmarkStart w:id="958" w:name="_Toc165383408"/>
              <w:bookmarkEnd w:id="958"/>
            </w:del>
          </w:p>
        </w:tc>
        <w:tc>
          <w:tcPr>
            <w:tcW w:w="364" w:type="pct"/>
            <w:shd w:val="clear" w:color="auto" w:fill="auto"/>
            <w:hideMark/>
          </w:tcPr>
          <w:p w14:paraId="4FBF1AFB" w14:textId="44CD8AE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59" w:author="COUTIN Stéphane" w:date="2024-04-30T15:12:00Z"/>
                <w:rFonts w:eastAsia="Times New Roman"/>
                <w:color w:val="000000"/>
                <w:sz w:val="18"/>
                <w:szCs w:val="18"/>
                <w:lang w:eastAsia="fr-FR"/>
              </w:rPr>
            </w:pPr>
            <w:del w:id="960" w:author="COUTIN Stéphane" w:date="2024-04-30T15:12:00Z">
              <w:r w:rsidRPr="00EA7180" w:rsidDel="00282205">
                <w:rPr>
                  <w:rFonts w:eastAsia="Times New Roman"/>
                  <w:color w:val="000000"/>
                  <w:sz w:val="18"/>
                  <w:szCs w:val="18"/>
                  <w:lang w:eastAsia="fr-FR"/>
                </w:rPr>
                <w:delText>INS</w:delText>
              </w:r>
              <w:bookmarkStart w:id="961" w:name="_Toc165383409"/>
              <w:bookmarkEnd w:id="961"/>
            </w:del>
          </w:p>
        </w:tc>
        <w:tc>
          <w:tcPr>
            <w:tcW w:w="1528" w:type="pct"/>
            <w:shd w:val="clear" w:color="auto" w:fill="auto"/>
            <w:hideMark/>
          </w:tcPr>
          <w:p w14:paraId="717AF682" w14:textId="731602D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62" w:author="COUTIN Stéphane" w:date="2024-04-30T15:12:00Z"/>
                <w:rFonts w:eastAsia="Times New Roman"/>
                <w:color w:val="000000"/>
                <w:sz w:val="18"/>
                <w:szCs w:val="18"/>
                <w:lang w:eastAsia="fr-FR"/>
              </w:rPr>
            </w:pPr>
            <w:del w:id="963" w:author="COUTIN Stéphane" w:date="2024-04-30T15:12:00Z">
              <w:r w:rsidRPr="00EA7180" w:rsidDel="00282205">
                <w:rPr>
                  <w:rFonts w:eastAsia="Times New Roman"/>
                  <w:color w:val="000000"/>
                  <w:sz w:val="18"/>
                  <w:szCs w:val="18"/>
                  <w:lang w:eastAsia="fr-FR"/>
                </w:rPr>
                <w:delText xml:space="preserve">L'inscription (administrative) permet à l'apprenant de régler ses droits d'inscription, d'obtenir  ses documents administratifs (carte d'étudiant, certificats de scolarité) et d'accéder aux services numériques. </w:delText>
              </w:r>
              <w:r w:rsidRPr="00EA7180" w:rsidDel="00282205">
                <w:rPr>
                  <w:rFonts w:eastAsia="Times New Roman"/>
                  <w:color w:val="000000"/>
                  <w:sz w:val="18"/>
                  <w:szCs w:val="18"/>
                  <w:lang w:eastAsia="fr-FR"/>
                </w:rPr>
                <w:br/>
                <w:delText>Cycle de vie de l'inscription : Voeu (pré inscription) - Non démarrée - En cours - Validée</w:delText>
              </w:r>
              <w:bookmarkStart w:id="964" w:name="_Toc165383410"/>
              <w:bookmarkEnd w:id="964"/>
            </w:del>
          </w:p>
        </w:tc>
        <w:tc>
          <w:tcPr>
            <w:tcW w:w="1095" w:type="pct"/>
            <w:shd w:val="clear" w:color="auto" w:fill="auto"/>
            <w:hideMark/>
          </w:tcPr>
          <w:p w14:paraId="3D409CF5" w14:textId="3DB81F9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65" w:author="COUTIN Stéphane" w:date="2024-04-30T15:12:00Z"/>
                <w:rFonts w:eastAsia="Times New Roman"/>
                <w:color w:val="000000"/>
                <w:sz w:val="18"/>
                <w:szCs w:val="18"/>
                <w:lang w:eastAsia="fr-FR"/>
              </w:rPr>
            </w:pPr>
            <w:del w:id="966" w:author="COUTIN Stéphane" w:date="2024-04-30T15:12:00Z">
              <w:r w:rsidRPr="00EA7180" w:rsidDel="00282205">
                <w:rPr>
                  <w:rFonts w:eastAsia="Times New Roman"/>
                  <w:color w:val="000000"/>
                  <w:sz w:val="18"/>
                  <w:szCs w:val="18"/>
                  <w:lang w:eastAsia="fr-FR"/>
                </w:rPr>
                <w:delText>(code_etablissement, code_periode, chemin, code_apprenant)</w:delText>
              </w:r>
              <w:bookmarkStart w:id="967" w:name="_Toc165383411"/>
              <w:bookmarkEnd w:id="967"/>
            </w:del>
          </w:p>
        </w:tc>
        <w:tc>
          <w:tcPr>
            <w:tcW w:w="1092" w:type="pct"/>
            <w:shd w:val="clear" w:color="auto" w:fill="auto"/>
            <w:hideMark/>
          </w:tcPr>
          <w:p w14:paraId="72D238CB" w14:textId="314957B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68" w:author="COUTIN Stéphane" w:date="2024-04-30T15:12:00Z"/>
                <w:rFonts w:eastAsia="Times New Roman"/>
                <w:color w:val="000000"/>
                <w:sz w:val="18"/>
                <w:szCs w:val="18"/>
                <w:lang w:eastAsia="fr-FR"/>
              </w:rPr>
            </w:pPr>
            <w:del w:id="969" w:author="COUTIN Stéphane" w:date="2024-04-30T15:12:00Z">
              <w:r w:rsidRPr="00EA7180" w:rsidDel="00282205">
                <w:rPr>
                  <w:rFonts w:eastAsia="Times New Roman"/>
                  <w:color w:val="000000"/>
                  <w:sz w:val="18"/>
                  <w:szCs w:val="18"/>
                  <w:lang w:eastAsia="fr-FR"/>
                </w:rPr>
                <w:delText>schema_gestion.inscription</w:delText>
              </w:r>
              <w:bookmarkStart w:id="970" w:name="_Toc165383412"/>
              <w:bookmarkEnd w:id="970"/>
            </w:del>
          </w:p>
        </w:tc>
        <w:bookmarkStart w:id="971" w:name="_Toc165383413"/>
        <w:bookmarkEnd w:id="971"/>
      </w:tr>
      <w:tr w:rsidR="00EA7180" w:rsidRPr="00EA7180" w:rsidDel="00282205" w14:paraId="399D3B31" w14:textId="7ED7C0FB" w:rsidTr="00EA7180">
        <w:trPr>
          <w:trHeight w:val="360"/>
          <w:del w:id="972" w:author="COUTIN Stéphane" w:date="2024-04-30T15:12:00Z"/>
        </w:trPr>
        <w:tc>
          <w:tcPr>
            <w:tcW w:w="921" w:type="pct"/>
            <w:shd w:val="clear" w:color="auto" w:fill="auto"/>
            <w:hideMark/>
          </w:tcPr>
          <w:p w14:paraId="0E1F7460" w14:textId="092647B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73" w:author="COUTIN Stéphane" w:date="2024-04-30T15:12:00Z"/>
                <w:rFonts w:eastAsia="Times New Roman"/>
                <w:color w:val="000000"/>
                <w:sz w:val="18"/>
                <w:szCs w:val="18"/>
                <w:lang w:eastAsia="fr-FR"/>
              </w:rPr>
            </w:pPr>
            <w:del w:id="974" w:author="COUTIN Stéphane" w:date="2024-04-30T15:12:00Z">
              <w:r w:rsidRPr="00EA7180" w:rsidDel="00282205">
                <w:rPr>
                  <w:rFonts w:eastAsia="Times New Roman"/>
                  <w:color w:val="000000"/>
                  <w:sz w:val="18"/>
                  <w:szCs w:val="18"/>
                  <w:lang w:eastAsia="fr-FR"/>
                </w:rPr>
                <w:delText>inscription_piece</w:delText>
              </w:r>
              <w:bookmarkStart w:id="975" w:name="_Toc165383414"/>
              <w:bookmarkEnd w:id="975"/>
            </w:del>
          </w:p>
        </w:tc>
        <w:tc>
          <w:tcPr>
            <w:tcW w:w="364" w:type="pct"/>
            <w:shd w:val="clear" w:color="auto" w:fill="auto"/>
            <w:hideMark/>
          </w:tcPr>
          <w:p w14:paraId="5585751D" w14:textId="53905BF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76" w:author="COUTIN Stéphane" w:date="2024-04-30T15:12:00Z"/>
                <w:rFonts w:eastAsia="Times New Roman"/>
                <w:color w:val="000000"/>
                <w:sz w:val="18"/>
                <w:szCs w:val="18"/>
                <w:lang w:eastAsia="fr-FR"/>
              </w:rPr>
            </w:pPr>
            <w:del w:id="977" w:author="COUTIN Stéphane" w:date="2024-04-30T15:12:00Z">
              <w:r w:rsidRPr="00EA7180" w:rsidDel="00282205">
                <w:rPr>
                  <w:rFonts w:eastAsia="Times New Roman"/>
                  <w:color w:val="000000"/>
                  <w:sz w:val="18"/>
                  <w:szCs w:val="18"/>
                  <w:lang w:eastAsia="fr-FR"/>
                </w:rPr>
                <w:delText>INS</w:delText>
              </w:r>
              <w:bookmarkStart w:id="978" w:name="_Toc165383415"/>
              <w:bookmarkEnd w:id="978"/>
            </w:del>
          </w:p>
        </w:tc>
        <w:tc>
          <w:tcPr>
            <w:tcW w:w="1528" w:type="pct"/>
            <w:shd w:val="clear" w:color="auto" w:fill="auto"/>
            <w:hideMark/>
          </w:tcPr>
          <w:p w14:paraId="7BEACC06" w14:textId="07BAD27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79" w:author="COUTIN Stéphane" w:date="2024-04-30T15:12:00Z"/>
                <w:rFonts w:eastAsia="Times New Roman"/>
                <w:color w:val="000000"/>
                <w:sz w:val="18"/>
                <w:szCs w:val="18"/>
                <w:lang w:eastAsia="fr-FR"/>
              </w:rPr>
            </w:pPr>
            <w:del w:id="980" w:author="COUTIN Stéphane" w:date="2024-04-30T15:12:00Z">
              <w:r w:rsidRPr="00EA7180" w:rsidDel="00282205">
                <w:rPr>
                  <w:rFonts w:eastAsia="Times New Roman"/>
                  <w:color w:val="000000"/>
                  <w:sz w:val="18"/>
                  <w:szCs w:val="18"/>
                  <w:lang w:eastAsia="fr-FR"/>
                </w:rPr>
                <w:delText>Une pièce  à fournir est un document à fournir par l'apprenant pour valider son inscription. Une pièce à fournir est demandée en fonction de la situation de l'apprenant et de la formation sur laquelle il s'inscrit.</w:delText>
              </w:r>
              <w:r w:rsidRPr="00EA7180" w:rsidDel="00282205">
                <w:rPr>
                  <w:rFonts w:eastAsia="Times New Roman"/>
                  <w:color w:val="000000"/>
                  <w:sz w:val="18"/>
                  <w:szCs w:val="18"/>
                  <w:lang w:eastAsia="fr-FR"/>
                </w:rPr>
                <w:br/>
                <w:delText>Cycle de vie d'une pièce à fournir : en attente, à vérifier, acceptée, refusée</w:delText>
              </w:r>
              <w:bookmarkStart w:id="981" w:name="_Toc165383416"/>
              <w:bookmarkEnd w:id="981"/>
            </w:del>
          </w:p>
        </w:tc>
        <w:tc>
          <w:tcPr>
            <w:tcW w:w="1095" w:type="pct"/>
            <w:shd w:val="clear" w:color="auto" w:fill="auto"/>
            <w:hideMark/>
          </w:tcPr>
          <w:p w14:paraId="331BAF22" w14:textId="333DB2C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82" w:author="COUTIN Stéphane" w:date="2024-04-30T15:12:00Z"/>
                <w:rFonts w:eastAsia="Times New Roman"/>
                <w:color w:val="000000"/>
                <w:sz w:val="18"/>
                <w:szCs w:val="18"/>
                <w:lang w:eastAsia="fr-FR"/>
              </w:rPr>
            </w:pPr>
            <w:del w:id="983" w:author="COUTIN Stéphane" w:date="2024-04-30T15:12:00Z">
              <w:r w:rsidRPr="00EA7180" w:rsidDel="00282205">
                <w:rPr>
                  <w:rFonts w:eastAsia="Times New Roman"/>
                  <w:color w:val="000000"/>
                  <w:sz w:val="18"/>
                  <w:szCs w:val="18"/>
                  <w:lang w:eastAsia="fr-FR"/>
                </w:rPr>
                <w:delText>c'est une relation entre les objets inscription et demande_piece</w:delText>
              </w:r>
              <w:bookmarkStart w:id="984" w:name="_Toc165383417"/>
              <w:bookmarkEnd w:id="984"/>
            </w:del>
          </w:p>
        </w:tc>
        <w:tc>
          <w:tcPr>
            <w:tcW w:w="1092" w:type="pct"/>
            <w:shd w:val="clear" w:color="auto" w:fill="auto"/>
            <w:hideMark/>
          </w:tcPr>
          <w:p w14:paraId="481A723C" w14:textId="07EF352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85" w:author="COUTIN Stéphane" w:date="2024-04-30T15:12:00Z"/>
                <w:rFonts w:eastAsia="Times New Roman"/>
                <w:color w:val="000000"/>
                <w:sz w:val="18"/>
                <w:szCs w:val="18"/>
                <w:lang w:eastAsia="fr-FR"/>
              </w:rPr>
            </w:pPr>
            <w:del w:id="986" w:author="COUTIN Stéphane" w:date="2024-04-30T15:12:00Z">
              <w:r w:rsidRPr="00EA7180" w:rsidDel="00282205">
                <w:rPr>
                  <w:rFonts w:eastAsia="Times New Roman"/>
                  <w:color w:val="000000"/>
                  <w:sz w:val="18"/>
                  <w:szCs w:val="18"/>
                  <w:lang w:eastAsia="fr-FR"/>
                </w:rPr>
                <w:delText>schema_gestion.inscription_piece</w:delText>
              </w:r>
              <w:bookmarkStart w:id="987" w:name="_Toc165383418"/>
              <w:bookmarkEnd w:id="987"/>
            </w:del>
          </w:p>
        </w:tc>
        <w:bookmarkStart w:id="988" w:name="_Toc165383419"/>
        <w:bookmarkEnd w:id="988"/>
      </w:tr>
      <w:tr w:rsidR="00EA7180" w:rsidRPr="00EA7180" w:rsidDel="00282205" w14:paraId="3F5C4C2F" w14:textId="5E6A3A7E" w:rsidTr="00EA7180">
        <w:trPr>
          <w:trHeight w:val="360"/>
          <w:del w:id="989" w:author="COUTIN Stéphane" w:date="2024-04-30T15:12:00Z"/>
        </w:trPr>
        <w:tc>
          <w:tcPr>
            <w:tcW w:w="921" w:type="pct"/>
            <w:shd w:val="clear" w:color="auto" w:fill="auto"/>
            <w:hideMark/>
          </w:tcPr>
          <w:p w14:paraId="5FF4A702" w14:textId="209EE8F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90" w:author="COUTIN Stéphane" w:date="2024-04-30T15:12:00Z"/>
                <w:rFonts w:eastAsia="Times New Roman"/>
                <w:color w:val="000000"/>
                <w:sz w:val="18"/>
                <w:szCs w:val="18"/>
                <w:lang w:eastAsia="fr-FR"/>
              </w:rPr>
            </w:pPr>
            <w:del w:id="991" w:author="COUTIN Stéphane" w:date="2024-04-30T15:12:00Z">
              <w:r w:rsidRPr="00EA7180" w:rsidDel="00282205">
                <w:rPr>
                  <w:rFonts w:eastAsia="Times New Roman"/>
                  <w:color w:val="000000"/>
                  <w:sz w:val="18"/>
                  <w:szCs w:val="18"/>
                  <w:lang w:eastAsia="fr-FR"/>
                </w:rPr>
                <w:delText>lcc</w:delText>
              </w:r>
              <w:bookmarkStart w:id="992" w:name="_Toc165383420"/>
              <w:bookmarkEnd w:id="992"/>
            </w:del>
          </w:p>
        </w:tc>
        <w:tc>
          <w:tcPr>
            <w:tcW w:w="364" w:type="pct"/>
            <w:shd w:val="clear" w:color="auto" w:fill="auto"/>
            <w:hideMark/>
          </w:tcPr>
          <w:p w14:paraId="733CEA58" w14:textId="56459C9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93" w:author="COUTIN Stéphane" w:date="2024-04-30T15:12:00Z"/>
                <w:rFonts w:eastAsia="Times New Roman"/>
                <w:color w:val="000000"/>
                <w:sz w:val="18"/>
                <w:szCs w:val="18"/>
                <w:lang w:eastAsia="fr-FR"/>
              </w:rPr>
            </w:pPr>
            <w:del w:id="994" w:author="COUTIN Stéphane" w:date="2024-04-30T15:12:00Z">
              <w:r w:rsidRPr="00EA7180" w:rsidDel="00282205">
                <w:rPr>
                  <w:rFonts w:eastAsia="Times New Roman"/>
                  <w:color w:val="000000"/>
                  <w:sz w:val="18"/>
                  <w:szCs w:val="18"/>
                  <w:lang w:eastAsia="fr-FR"/>
                </w:rPr>
                <w:delText>CHC</w:delText>
              </w:r>
              <w:bookmarkStart w:id="995" w:name="_Toc165383421"/>
              <w:bookmarkEnd w:id="995"/>
            </w:del>
          </w:p>
        </w:tc>
        <w:tc>
          <w:tcPr>
            <w:tcW w:w="1528" w:type="pct"/>
            <w:shd w:val="clear" w:color="auto" w:fill="auto"/>
            <w:hideMark/>
          </w:tcPr>
          <w:p w14:paraId="02F7200B" w14:textId="6299AB1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96" w:author="COUTIN Stéphane" w:date="2024-04-30T15:12:00Z"/>
                <w:rFonts w:eastAsia="Times New Roman"/>
                <w:color w:val="000000"/>
                <w:sz w:val="18"/>
                <w:szCs w:val="18"/>
                <w:lang w:eastAsia="fr-FR"/>
              </w:rPr>
            </w:pPr>
            <w:del w:id="997" w:author="COUTIN Stéphane" w:date="2024-04-30T15:12:00Z">
              <w:r w:rsidRPr="00EA7180" w:rsidDel="00282205">
                <w:rPr>
                  <w:rFonts w:eastAsia="Times New Roman"/>
                  <w:color w:val="000000"/>
                  <w:sz w:val="18"/>
                  <w:szCs w:val="18"/>
                  <w:lang w:eastAsia="fr-FR"/>
                </w:rPr>
                <w:delText>L'objectif d'un LCC est de permettre à un apprenant d'utiliser une note et/ou un résultat qu'il a obtenu sur un objet de formation conservable et/ou capitalisable sur un autre objet de formation correspondant. Ce cas se présente lorsque un "ancien" objet est abandonné/re-codifié/remplacé par un "nouvel" objet.</w:delText>
              </w:r>
              <w:r w:rsidRPr="00EA7180" w:rsidDel="00282205">
                <w:rPr>
                  <w:rFonts w:eastAsia="Times New Roman"/>
                  <w:color w:val="000000"/>
                  <w:sz w:val="18"/>
                  <w:szCs w:val="18"/>
                  <w:lang w:eastAsia="fr-FR"/>
                </w:rPr>
                <w:br/>
                <w:delText>Le lien est caractérisé par un objet source (l'ancien objet) et un objet cible (le nouvel objet).</w:delText>
              </w:r>
              <w:bookmarkStart w:id="998" w:name="_Toc165383422"/>
              <w:bookmarkEnd w:id="998"/>
            </w:del>
          </w:p>
        </w:tc>
        <w:tc>
          <w:tcPr>
            <w:tcW w:w="1095" w:type="pct"/>
            <w:shd w:val="clear" w:color="auto" w:fill="auto"/>
            <w:hideMark/>
          </w:tcPr>
          <w:p w14:paraId="3E9A4649" w14:textId="2D67885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999" w:author="COUTIN Stéphane" w:date="2024-04-30T15:12:00Z"/>
                <w:rFonts w:eastAsia="Times New Roman"/>
                <w:color w:val="000000"/>
                <w:sz w:val="18"/>
                <w:szCs w:val="18"/>
                <w:lang w:eastAsia="fr-FR"/>
              </w:rPr>
            </w:pPr>
            <w:del w:id="1000" w:author="COUTIN Stéphane" w:date="2024-04-30T15:12:00Z">
              <w:r w:rsidRPr="00EA7180" w:rsidDel="00282205">
                <w:rPr>
                  <w:rFonts w:eastAsia="Times New Roman"/>
                  <w:color w:val="000000"/>
                  <w:sz w:val="18"/>
                  <w:szCs w:val="18"/>
                  <w:lang w:eastAsia="fr-FR"/>
                </w:rPr>
                <w:delText>(code_etablissement, code_objet_formation_source, code_objet_formation_cible)</w:delText>
              </w:r>
              <w:bookmarkStart w:id="1001" w:name="_Toc165383423"/>
              <w:bookmarkEnd w:id="1001"/>
            </w:del>
          </w:p>
        </w:tc>
        <w:tc>
          <w:tcPr>
            <w:tcW w:w="1092" w:type="pct"/>
            <w:shd w:val="clear" w:color="auto" w:fill="auto"/>
            <w:hideMark/>
          </w:tcPr>
          <w:p w14:paraId="3F8729D3" w14:textId="5656E3B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02" w:author="COUTIN Stéphane" w:date="2024-04-30T15:12:00Z"/>
                <w:rFonts w:eastAsia="Times New Roman"/>
                <w:color w:val="000000"/>
                <w:sz w:val="18"/>
                <w:szCs w:val="18"/>
                <w:lang w:eastAsia="fr-FR"/>
              </w:rPr>
            </w:pPr>
            <w:del w:id="1003" w:author="COUTIN Stéphane" w:date="2024-04-30T15:12:00Z">
              <w:r w:rsidRPr="00EA7180" w:rsidDel="00282205">
                <w:rPr>
                  <w:rFonts w:eastAsia="Times New Roman"/>
                  <w:color w:val="000000"/>
                  <w:sz w:val="18"/>
                  <w:szCs w:val="18"/>
                  <w:lang w:eastAsia="fr-FR"/>
                </w:rPr>
                <w:delText>schema_chc.lcc</w:delText>
              </w:r>
              <w:bookmarkStart w:id="1004" w:name="_Toc165383424"/>
              <w:bookmarkEnd w:id="1004"/>
            </w:del>
          </w:p>
        </w:tc>
        <w:bookmarkStart w:id="1005" w:name="_Toc165383425"/>
        <w:bookmarkEnd w:id="1005"/>
      </w:tr>
      <w:tr w:rsidR="00EA7180" w:rsidRPr="00EA7180" w:rsidDel="00282205" w14:paraId="13B58C4A" w14:textId="3259618E" w:rsidTr="00EA7180">
        <w:trPr>
          <w:trHeight w:val="360"/>
          <w:del w:id="1006" w:author="COUTIN Stéphane" w:date="2024-04-30T15:12:00Z"/>
        </w:trPr>
        <w:tc>
          <w:tcPr>
            <w:tcW w:w="921" w:type="pct"/>
            <w:shd w:val="clear" w:color="auto" w:fill="auto"/>
            <w:hideMark/>
          </w:tcPr>
          <w:p w14:paraId="52E37A52" w14:textId="0358872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07" w:author="COUTIN Stéphane" w:date="2024-04-30T15:12:00Z"/>
                <w:rFonts w:eastAsia="Times New Roman"/>
                <w:color w:val="000000"/>
                <w:sz w:val="18"/>
                <w:szCs w:val="18"/>
                <w:lang w:eastAsia="fr-FR"/>
              </w:rPr>
            </w:pPr>
            <w:del w:id="1008" w:author="COUTIN Stéphane" w:date="2024-04-30T15:12:00Z">
              <w:r w:rsidRPr="00EA7180" w:rsidDel="00282205">
                <w:rPr>
                  <w:rFonts w:eastAsia="Times New Roman"/>
                  <w:color w:val="000000"/>
                  <w:sz w:val="18"/>
                  <w:szCs w:val="18"/>
                  <w:lang w:eastAsia="fr-FR"/>
                </w:rPr>
                <w:delText>lien_objet_maquette</w:delText>
              </w:r>
              <w:bookmarkStart w:id="1009" w:name="_Toc165383426"/>
              <w:bookmarkEnd w:id="1009"/>
            </w:del>
          </w:p>
        </w:tc>
        <w:tc>
          <w:tcPr>
            <w:tcW w:w="364" w:type="pct"/>
            <w:shd w:val="clear" w:color="auto" w:fill="auto"/>
            <w:hideMark/>
          </w:tcPr>
          <w:p w14:paraId="39032039" w14:textId="75E7FA6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10" w:author="COUTIN Stéphane" w:date="2024-04-30T15:12:00Z"/>
                <w:rFonts w:eastAsia="Times New Roman"/>
                <w:color w:val="000000"/>
                <w:sz w:val="18"/>
                <w:szCs w:val="18"/>
                <w:lang w:eastAsia="fr-FR"/>
              </w:rPr>
            </w:pPr>
            <w:del w:id="1011" w:author="COUTIN Stéphane" w:date="2024-04-30T15:12:00Z">
              <w:r w:rsidRPr="00EA7180" w:rsidDel="00282205">
                <w:rPr>
                  <w:rFonts w:eastAsia="Times New Roman"/>
                  <w:color w:val="000000"/>
                  <w:sz w:val="18"/>
                  <w:szCs w:val="18"/>
                  <w:lang w:eastAsia="fr-FR"/>
                </w:rPr>
                <w:delText>COF</w:delText>
              </w:r>
              <w:bookmarkStart w:id="1012" w:name="_Toc165383427"/>
              <w:bookmarkEnd w:id="1012"/>
            </w:del>
          </w:p>
        </w:tc>
        <w:tc>
          <w:tcPr>
            <w:tcW w:w="1528" w:type="pct"/>
            <w:shd w:val="clear" w:color="auto" w:fill="auto"/>
            <w:hideMark/>
          </w:tcPr>
          <w:p w14:paraId="47F7FE67" w14:textId="517DE92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13" w:author="COUTIN Stéphane" w:date="2024-04-30T15:12:00Z"/>
                <w:rFonts w:eastAsia="Times New Roman"/>
                <w:color w:val="000000"/>
                <w:sz w:val="18"/>
                <w:szCs w:val="18"/>
                <w:lang w:eastAsia="fr-FR"/>
              </w:rPr>
            </w:pPr>
            <w:del w:id="1014" w:author="COUTIN Stéphane" w:date="2024-04-30T15:12:00Z">
              <w:r w:rsidRPr="00EA7180" w:rsidDel="00282205">
                <w:rPr>
                  <w:rFonts w:eastAsia="Times New Roman"/>
                  <w:color w:val="000000"/>
                  <w:sz w:val="18"/>
                  <w:szCs w:val="18"/>
                  <w:lang w:eastAsia="fr-FR"/>
                </w:rPr>
                <w:delText>Le lien d'objet de maquette décrit le contexte d'utilisation d'un objet : son ascendance et sa descendance au sein d'une version d'une maquette.</w:delText>
              </w:r>
              <w:bookmarkStart w:id="1015" w:name="_Toc165383428"/>
              <w:bookmarkEnd w:id="1015"/>
            </w:del>
          </w:p>
        </w:tc>
        <w:tc>
          <w:tcPr>
            <w:tcW w:w="1095" w:type="pct"/>
            <w:shd w:val="clear" w:color="auto" w:fill="auto"/>
            <w:hideMark/>
          </w:tcPr>
          <w:p w14:paraId="428501B5" w14:textId="0380073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16" w:author="COUTIN Stéphane" w:date="2024-04-30T15:12:00Z"/>
                <w:rFonts w:eastAsia="Times New Roman"/>
                <w:color w:val="000000"/>
                <w:sz w:val="18"/>
                <w:szCs w:val="18"/>
                <w:lang w:eastAsia="fr-FR"/>
              </w:rPr>
            </w:pPr>
            <w:del w:id="1017" w:author="COUTIN Stéphane" w:date="2024-04-30T15:12:00Z">
              <w:r w:rsidRPr="00EA7180" w:rsidDel="00282205">
                <w:rPr>
                  <w:rFonts w:eastAsia="Times New Roman"/>
                  <w:color w:val="000000"/>
                  <w:sz w:val="18"/>
                  <w:szCs w:val="18"/>
                  <w:lang w:eastAsia="fr-FR"/>
                </w:rPr>
                <w:delText>(code_etablissement, version, code_objet_maquette_parent, code_objet_maquette_enfant)</w:delText>
              </w:r>
              <w:bookmarkStart w:id="1018" w:name="_Toc165383429"/>
              <w:bookmarkEnd w:id="1018"/>
            </w:del>
          </w:p>
        </w:tc>
        <w:tc>
          <w:tcPr>
            <w:tcW w:w="1092" w:type="pct"/>
            <w:shd w:val="clear" w:color="auto" w:fill="auto"/>
            <w:hideMark/>
          </w:tcPr>
          <w:p w14:paraId="039F5CBE" w14:textId="03E9908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19" w:author="COUTIN Stéphane" w:date="2024-04-30T15:12:00Z"/>
                <w:rFonts w:eastAsia="Times New Roman"/>
                <w:color w:val="000000"/>
                <w:sz w:val="18"/>
                <w:szCs w:val="18"/>
                <w:lang w:eastAsia="fr-FR"/>
              </w:rPr>
            </w:pPr>
            <w:del w:id="1020" w:author="COUTIN Stéphane" w:date="2024-04-30T15:12:00Z">
              <w:r w:rsidRPr="00EA7180" w:rsidDel="00282205">
                <w:rPr>
                  <w:rFonts w:eastAsia="Times New Roman"/>
                  <w:color w:val="000000"/>
                  <w:sz w:val="18"/>
                  <w:szCs w:val="18"/>
                  <w:lang w:eastAsia="fr-FR"/>
                </w:rPr>
                <w:delText>schema_mof.maquette_lien</w:delText>
              </w:r>
              <w:r w:rsidRPr="00EA7180" w:rsidDel="00282205">
                <w:rPr>
                  <w:rFonts w:eastAsia="Times New Roman"/>
                  <w:color w:val="000000"/>
                  <w:sz w:val="18"/>
                  <w:szCs w:val="18"/>
                  <w:lang w:eastAsia="fr-FR"/>
                </w:rPr>
                <w:br/>
                <w:delText>La table représente une version 'éclatée' du modèle conceptuel en utilisant des colonnes spécifiques pour chaque type d'objet_maquette</w:delText>
              </w:r>
              <w:bookmarkStart w:id="1021" w:name="_Toc165383430"/>
              <w:bookmarkEnd w:id="1021"/>
            </w:del>
          </w:p>
        </w:tc>
        <w:bookmarkStart w:id="1022" w:name="_Toc165383431"/>
        <w:bookmarkEnd w:id="1022"/>
      </w:tr>
      <w:tr w:rsidR="00EA7180" w:rsidRPr="00EA7180" w:rsidDel="00282205" w14:paraId="014E9C69" w14:textId="744305E7" w:rsidTr="00EA7180">
        <w:trPr>
          <w:trHeight w:val="360"/>
          <w:del w:id="1023" w:author="COUTIN Stéphane" w:date="2024-04-30T15:12:00Z"/>
        </w:trPr>
        <w:tc>
          <w:tcPr>
            <w:tcW w:w="921" w:type="pct"/>
            <w:shd w:val="clear" w:color="auto" w:fill="auto"/>
            <w:hideMark/>
          </w:tcPr>
          <w:p w14:paraId="36D3AD41" w14:textId="6BF104B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24" w:author="COUTIN Stéphane" w:date="2024-04-30T15:12:00Z"/>
                <w:rFonts w:eastAsia="Times New Roman"/>
                <w:color w:val="000000"/>
                <w:sz w:val="18"/>
                <w:szCs w:val="18"/>
                <w:lang w:eastAsia="fr-FR"/>
              </w:rPr>
            </w:pPr>
            <w:del w:id="1025" w:author="COUTIN Stéphane" w:date="2024-04-30T15:12:00Z">
              <w:r w:rsidRPr="00EA7180" w:rsidDel="00282205">
                <w:rPr>
                  <w:rFonts w:eastAsia="Times New Roman"/>
                  <w:color w:val="000000"/>
                  <w:sz w:val="18"/>
                  <w:szCs w:val="18"/>
                  <w:lang w:eastAsia="fr-FR"/>
                </w:rPr>
                <w:delText>ligne_facture</w:delText>
              </w:r>
              <w:bookmarkStart w:id="1026" w:name="_Toc165383432"/>
              <w:bookmarkEnd w:id="1026"/>
            </w:del>
          </w:p>
        </w:tc>
        <w:tc>
          <w:tcPr>
            <w:tcW w:w="364" w:type="pct"/>
            <w:shd w:val="clear" w:color="auto" w:fill="auto"/>
            <w:hideMark/>
          </w:tcPr>
          <w:p w14:paraId="2FC6250D" w14:textId="3B77E93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27" w:author="COUTIN Stéphane" w:date="2024-04-30T15:12:00Z"/>
                <w:rFonts w:eastAsia="Times New Roman"/>
                <w:color w:val="000000"/>
                <w:sz w:val="18"/>
                <w:szCs w:val="18"/>
                <w:lang w:eastAsia="fr-FR"/>
              </w:rPr>
            </w:pPr>
            <w:del w:id="1028" w:author="COUTIN Stéphane" w:date="2024-04-30T15:12:00Z">
              <w:r w:rsidRPr="00EA7180" w:rsidDel="00282205">
                <w:rPr>
                  <w:rFonts w:eastAsia="Times New Roman"/>
                  <w:color w:val="000000"/>
                  <w:sz w:val="18"/>
                  <w:szCs w:val="18"/>
                  <w:lang w:eastAsia="fr-FR"/>
                </w:rPr>
                <w:delText>PAI</w:delText>
              </w:r>
              <w:bookmarkStart w:id="1029" w:name="_Toc165383433"/>
              <w:bookmarkEnd w:id="1029"/>
            </w:del>
          </w:p>
        </w:tc>
        <w:tc>
          <w:tcPr>
            <w:tcW w:w="1528" w:type="pct"/>
            <w:shd w:val="clear" w:color="auto" w:fill="auto"/>
            <w:hideMark/>
          </w:tcPr>
          <w:p w14:paraId="5F882E20" w14:textId="0239A6E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30" w:author="COUTIN Stéphane" w:date="2024-04-30T15:12:00Z"/>
                <w:rFonts w:eastAsia="Times New Roman"/>
                <w:color w:val="000000"/>
                <w:sz w:val="18"/>
                <w:szCs w:val="18"/>
                <w:lang w:eastAsia="fr-FR"/>
              </w:rPr>
            </w:pPr>
            <w:bookmarkStart w:id="1031" w:name="_Toc165383434"/>
            <w:bookmarkEnd w:id="1031"/>
          </w:p>
        </w:tc>
        <w:tc>
          <w:tcPr>
            <w:tcW w:w="1095" w:type="pct"/>
            <w:shd w:val="clear" w:color="auto" w:fill="auto"/>
            <w:hideMark/>
          </w:tcPr>
          <w:p w14:paraId="7A3665A4" w14:textId="3BDBAB4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32" w:author="COUTIN Stéphane" w:date="2024-04-30T15:12:00Z"/>
                <w:rFonts w:eastAsia="Times New Roman"/>
                <w:color w:val="000000"/>
                <w:sz w:val="18"/>
                <w:szCs w:val="18"/>
                <w:lang w:eastAsia="fr-FR"/>
              </w:rPr>
            </w:pPr>
            <w:del w:id="1033" w:author="COUTIN Stéphane" w:date="2024-04-30T15:12:00Z">
              <w:r w:rsidRPr="00EA7180" w:rsidDel="00282205">
                <w:rPr>
                  <w:rFonts w:eastAsia="Times New Roman"/>
                  <w:color w:val="000000"/>
                  <w:sz w:val="18"/>
                  <w:szCs w:val="18"/>
                  <w:lang w:eastAsia="fr-FR"/>
                </w:rPr>
                <w:delText>(numero_facture, code_droit_element)</w:delText>
              </w:r>
              <w:bookmarkStart w:id="1034" w:name="_Toc165383435"/>
              <w:bookmarkEnd w:id="1034"/>
            </w:del>
          </w:p>
        </w:tc>
        <w:tc>
          <w:tcPr>
            <w:tcW w:w="1092" w:type="pct"/>
            <w:shd w:val="clear" w:color="auto" w:fill="auto"/>
            <w:hideMark/>
          </w:tcPr>
          <w:p w14:paraId="13E63366" w14:textId="42A5F8B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35" w:author="COUTIN Stéphane" w:date="2024-04-30T15:12:00Z"/>
                <w:rFonts w:eastAsia="Times New Roman"/>
                <w:color w:val="000000"/>
                <w:sz w:val="18"/>
                <w:szCs w:val="18"/>
                <w:lang w:eastAsia="fr-FR"/>
              </w:rPr>
            </w:pPr>
            <w:del w:id="1036" w:author="COUTIN Stéphane" w:date="2024-04-30T15:12:00Z">
              <w:r w:rsidRPr="00EA7180" w:rsidDel="00282205">
                <w:rPr>
                  <w:rFonts w:eastAsia="Times New Roman"/>
                  <w:color w:val="000000"/>
                  <w:sz w:val="18"/>
                  <w:szCs w:val="18"/>
                  <w:lang w:eastAsia="fr-FR"/>
                </w:rPr>
                <w:delText>schema_pai.ligne_facture</w:delText>
              </w:r>
              <w:bookmarkStart w:id="1037" w:name="_Toc165383436"/>
              <w:bookmarkEnd w:id="1037"/>
            </w:del>
          </w:p>
        </w:tc>
        <w:bookmarkStart w:id="1038" w:name="_Toc165383437"/>
        <w:bookmarkEnd w:id="1038"/>
      </w:tr>
      <w:tr w:rsidR="00EA7180" w:rsidRPr="00EA7180" w:rsidDel="00282205" w14:paraId="71662754" w14:textId="0BB66FB2" w:rsidTr="00EA7180">
        <w:trPr>
          <w:trHeight w:val="360"/>
          <w:del w:id="1039" w:author="COUTIN Stéphane" w:date="2024-04-30T15:12:00Z"/>
        </w:trPr>
        <w:tc>
          <w:tcPr>
            <w:tcW w:w="921" w:type="pct"/>
            <w:shd w:val="clear" w:color="auto" w:fill="auto"/>
            <w:hideMark/>
          </w:tcPr>
          <w:p w14:paraId="3FD31F24" w14:textId="07FA0E6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40" w:author="COUTIN Stéphane" w:date="2024-04-30T15:12:00Z"/>
                <w:rFonts w:eastAsia="Times New Roman"/>
                <w:color w:val="000000"/>
                <w:sz w:val="18"/>
                <w:szCs w:val="18"/>
                <w:lang w:eastAsia="fr-FR"/>
              </w:rPr>
            </w:pPr>
            <w:del w:id="1041" w:author="COUTIN Stéphane" w:date="2024-04-30T15:12:00Z">
              <w:r w:rsidRPr="00EA7180" w:rsidDel="00282205">
                <w:rPr>
                  <w:rFonts w:eastAsia="Times New Roman"/>
                  <w:color w:val="000000"/>
                  <w:sz w:val="18"/>
                  <w:szCs w:val="18"/>
                  <w:lang w:eastAsia="fr-FR"/>
                </w:rPr>
                <w:delText>matrice_liberte</w:delText>
              </w:r>
              <w:bookmarkStart w:id="1042" w:name="_Toc165383438"/>
              <w:bookmarkEnd w:id="1042"/>
            </w:del>
          </w:p>
        </w:tc>
        <w:tc>
          <w:tcPr>
            <w:tcW w:w="364" w:type="pct"/>
            <w:shd w:val="clear" w:color="auto" w:fill="auto"/>
            <w:hideMark/>
          </w:tcPr>
          <w:p w14:paraId="43881C0A" w14:textId="18B36A0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43" w:author="COUTIN Stéphane" w:date="2024-04-30T15:12:00Z"/>
                <w:rFonts w:eastAsia="Times New Roman"/>
                <w:color w:val="000000"/>
                <w:sz w:val="18"/>
                <w:szCs w:val="18"/>
                <w:lang w:eastAsia="fr-FR"/>
              </w:rPr>
            </w:pPr>
            <w:del w:id="1044" w:author="COUTIN Stéphane" w:date="2024-04-30T15:12:00Z">
              <w:r w:rsidRPr="00EA7180" w:rsidDel="00282205">
                <w:rPr>
                  <w:rFonts w:eastAsia="Times New Roman"/>
                  <w:color w:val="000000"/>
                  <w:sz w:val="18"/>
                  <w:szCs w:val="18"/>
                  <w:lang w:eastAsia="fr-FR"/>
                </w:rPr>
                <w:delText>COF</w:delText>
              </w:r>
              <w:bookmarkStart w:id="1045" w:name="_Toc165383439"/>
              <w:bookmarkEnd w:id="1045"/>
            </w:del>
          </w:p>
        </w:tc>
        <w:tc>
          <w:tcPr>
            <w:tcW w:w="1528" w:type="pct"/>
            <w:shd w:val="clear" w:color="auto" w:fill="auto"/>
            <w:hideMark/>
          </w:tcPr>
          <w:p w14:paraId="57A88373" w14:textId="553FD6B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46" w:author="COUTIN Stéphane" w:date="2024-04-30T15:12:00Z"/>
                <w:rFonts w:eastAsia="Times New Roman"/>
                <w:color w:val="000000"/>
                <w:sz w:val="18"/>
                <w:szCs w:val="18"/>
                <w:lang w:eastAsia="fr-FR"/>
              </w:rPr>
            </w:pPr>
            <w:del w:id="1047" w:author="COUTIN Stéphane" w:date="2024-04-30T15:12:00Z">
              <w:r w:rsidRPr="00EA7180" w:rsidDel="00282205">
                <w:rPr>
                  <w:rFonts w:eastAsia="Times New Roman"/>
                  <w:color w:val="000000"/>
                  <w:sz w:val="18"/>
                  <w:szCs w:val="18"/>
                  <w:lang w:eastAsia="fr-FR"/>
                </w:rPr>
                <w:delText>Matrice de codification des règles d'usage des types des objets de formation dans les maquettes.</w:delText>
              </w:r>
              <w:bookmarkStart w:id="1048" w:name="_Toc165383440"/>
              <w:bookmarkEnd w:id="1048"/>
            </w:del>
          </w:p>
        </w:tc>
        <w:tc>
          <w:tcPr>
            <w:tcW w:w="1095" w:type="pct"/>
            <w:shd w:val="clear" w:color="auto" w:fill="auto"/>
            <w:hideMark/>
          </w:tcPr>
          <w:p w14:paraId="0A6CE9A4" w14:textId="46768CD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49" w:author="COUTIN Stéphane" w:date="2024-04-30T15:12:00Z"/>
                <w:rFonts w:eastAsia="Times New Roman"/>
                <w:color w:val="000000"/>
                <w:sz w:val="18"/>
                <w:szCs w:val="18"/>
                <w:lang w:eastAsia="fr-FR"/>
              </w:rPr>
            </w:pPr>
            <w:del w:id="1050" w:author="COUTIN Stéphane" w:date="2024-04-30T15:12:00Z">
              <w:r w:rsidRPr="00EA7180" w:rsidDel="00282205">
                <w:rPr>
                  <w:rFonts w:eastAsia="Times New Roman"/>
                  <w:color w:val="000000"/>
                  <w:sz w:val="18"/>
                  <w:szCs w:val="18"/>
                  <w:lang w:eastAsia="fr-FR"/>
                </w:rPr>
                <w:delText>n/a</w:delText>
              </w:r>
              <w:bookmarkStart w:id="1051" w:name="_Toc165383441"/>
              <w:bookmarkEnd w:id="1051"/>
            </w:del>
          </w:p>
        </w:tc>
        <w:tc>
          <w:tcPr>
            <w:tcW w:w="1092" w:type="pct"/>
            <w:shd w:val="clear" w:color="auto" w:fill="auto"/>
            <w:hideMark/>
          </w:tcPr>
          <w:p w14:paraId="0F4BFE44" w14:textId="12C431C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52" w:author="COUTIN Stéphane" w:date="2024-04-30T15:12:00Z"/>
                <w:rFonts w:eastAsia="Times New Roman"/>
                <w:color w:val="000000"/>
                <w:sz w:val="18"/>
                <w:szCs w:val="18"/>
                <w:lang w:eastAsia="fr-FR"/>
              </w:rPr>
            </w:pPr>
            <w:del w:id="1053" w:author="COUTIN Stéphane" w:date="2024-04-30T15:12:00Z">
              <w:r w:rsidRPr="00EA7180" w:rsidDel="00282205">
                <w:rPr>
                  <w:rFonts w:eastAsia="Times New Roman"/>
                  <w:color w:val="000000"/>
                  <w:sz w:val="18"/>
                  <w:szCs w:val="18"/>
                  <w:lang w:eastAsia="fr-FR"/>
                </w:rPr>
                <w:delText>Non disponible dans les schémas de DRE</w:delText>
              </w:r>
              <w:bookmarkStart w:id="1054" w:name="_Toc165383442"/>
              <w:bookmarkEnd w:id="1054"/>
            </w:del>
          </w:p>
        </w:tc>
        <w:bookmarkStart w:id="1055" w:name="_Toc165383443"/>
        <w:bookmarkEnd w:id="1055"/>
      </w:tr>
      <w:tr w:rsidR="00EA7180" w:rsidRPr="00EA7180" w:rsidDel="00282205" w14:paraId="770FEC7E" w14:textId="12304AAA" w:rsidTr="00EA7180">
        <w:trPr>
          <w:trHeight w:val="360"/>
          <w:del w:id="1056" w:author="COUTIN Stéphane" w:date="2024-04-30T15:12:00Z"/>
        </w:trPr>
        <w:tc>
          <w:tcPr>
            <w:tcW w:w="921" w:type="pct"/>
            <w:shd w:val="clear" w:color="auto" w:fill="auto"/>
            <w:hideMark/>
          </w:tcPr>
          <w:p w14:paraId="76FFBD4B" w14:textId="033DA45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57" w:author="COUTIN Stéphane" w:date="2024-04-30T15:12:00Z"/>
                <w:rFonts w:eastAsia="Times New Roman"/>
                <w:color w:val="000000"/>
                <w:sz w:val="18"/>
                <w:szCs w:val="18"/>
                <w:lang w:eastAsia="fr-FR"/>
              </w:rPr>
            </w:pPr>
            <w:del w:id="1058" w:author="COUTIN Stéphane" w:date="2024-04-30T15:12:00Z">
              <w:r w:rsidRPr="00EA7180" w:rsidDel="00282205">
                <w:rPr>
                  <w:rFonts w:eastAsia="Times New Roman"/>
                  <w:color w:val="000000"/>
                  <w:sz w:val="18"/>
                  <w:szCs w:val="18"/>
                  <w:lang w:eastAsia="fr-FR"/>
                </w:rPr>
                <w:delText>mcc</w:delText>
              </w:r>
              <w:bookmarkStart w:id="1059" w:name="_Toc165383444"/>
              <w:bookmarkEnd w:id="1059"/>
            </w:del>
          </w:p>
        </w:tc>
        <w:tc>
          <w:tcPr>
            <w:tcW w:w="364" w:type="pct"/>
            <w:shd w:val="clear" w:color="auto" w:fill="auto"/>
            <w:hideMark/>
          </w:tcPr>
          <w:p w14:paraId="4CB616DE" w14:textId="3D22C0D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60" w:author="COUTIN Stéphane" w:date="2024-04-30T15:12:00Z"/>
                <w:rFonts w:eastAsia="Times New Roman"/>
                <w:color w:val="000000"/>
                <w:sz w:val="18"/>
                <w:szCs w:val="18"/>
                <w:lang w:eastAsia="fr-FR"/>
              </w:rPr>
            </w:pPr>
            <w:del w:id="1061" w:author="COUTIN Stéphane" w:date="2024-04-30T15:12:00Z">
              <w:r w:rsidRPr="00EA7180" w:rsidDel="00282205">
                <w:rPr>
                  <w:rFonts w:eastAsia="Times New Roman"/>
                  <w:color w:val="000000"/>
                  <w:sz w:val="18"/>
                  <w:szCs w:val="18"/>
                  <w:lang w:eastAsia="fr-FR"/>
                </w:rPr>
                <w:delText>MOF</w:delText>
              </w:r>
              <w:bookmarkStart w:id="1062" w:name="_Toc165383445"/>
              <w:bookmarkEnd w:id="1062"/>
            </w:del>
          </w:p>
        </w:tc>
        <w:tc>
          <w:tcPr>
            <w:tcW w:w="1528" w:type="pct"/>
            <w:shd w:val="clear" w:color="auto" w:fill="auto"/>
            <w:hideMark/>
          </w:tcPr>
          <w:p w14:paraId="0098281B" w14:textId="0C45917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63" w:author="COUTIN Stéphane" w:date="2024-04-30T15:12:00Z"/>
                <w:rFonts w:eastAsia="Times New Roman"/>
                <w:color w:val="000000"/>
                <w:sz w:val="18"/>
                <w:szCs w:val="18"/>
                <w:lang w:eastAsia="fr-FR"/>
              </w:rPr>
            </w:pPr>
            <w:del w:id="1064" w:author="COUTIN Stéphane" w:date="2024-04-30T15:12:00Z">
              <w:r w:rsidRPr="00EA7180" w:rsidDel="00282205">
                <w:rPr>
                  <w:rFonts w:eastAsia="Times New Roman"/>
                  <w:color w:val="000000"/>
                  <w:sz w:val="18"/>
                  <w:szCs w:val="18"/>
                  <w:lang w:eastAsia="fr-FR"/>
                </w:rPr>
                <w:delText>Objet non détaillé qui décrit les modalités de controle des connaissances.</w:delText>
              </w:r>
              <w:r w:rsidRPr="00EA7180" w:rsidDel="00282205">
                <w:rPr>
                  <w:rFonts w:eastAsia="Times New Roman"/>
                  <w:color w:val="000000"/>
                  <w:sz w:val="18"/>
                  <w:szCs w:val="18"/>
                  <w:lang w:eastAsia="fr-FR"/>
                </w:rPr>
                <w:br/>
                <w:delText>Cet objet est complexe et rattaché à l'objet_maquette_moe ou bien le chemin_pedagogique_moe</w:delText>
              </w:r>
              <w:bookmarkStart w:id="1065" w:name="_Toc165383446"/>
              <w:bookmarkEnd w:id="1065"/>
            </w:del>
          </w:p>
        </w:tc>
        <w:tc>
          <w:tcPr>
            <w:tcW w:w="1095" w:type="pct"/>
            <w:shd w:val="clear" w:color="auto" w:fill="auto"/>
            <w:hideMark/>
          </w:tcPr>
          <w:p w14:paraId="05A30CF0" w14:textId="3F5149A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66" w:author="COUTIN Stéphane" w:date="2024-04-30T15:12:00Z"/>
                <w:rFonts w:eastAsia="Times New Roman"/>
                <w:color w:val="000000"/>
                <w:sz w:val="18"/>
                <w:szCs w:val="18"/>
                <w:lang w:eastAsia="fr-FR"/>
              </w:rPr>
            </w:pPr>
            <w:del w:id="1067" w:author="COUTIN Stéphane" w:date="2024-04-30T15:12:00Z">
              <w:r w:rsidRPr="00EA7180" w:rsidDel="00282205">
                <w:rPr>
                  <w:rFonts w:eastAsia="Times New Roman"/>
                  <w:color w:val="000000"/>
                  <w:sz w:val="18"/>
                  <w:szCs w:val="18"/>
                  <w:lang w:eastAsia="fr-FR"/>
                </w:rPr>
                <w:delText>Non décrit</w:delText>
              </w:r>
              <w:bookmarkStart w:id="1068" w:name="_Toc165383447"/>
              <w:bookmarkEnd w:id="1068"/>
            </w:del>
          </w:p>
        </w:tc>
        <w:tc>
          <w:tcPr>
            <w:tcW w:w="1092" w:type="pct"/>
            <w:shd w:val="clear" w:color="auto" w:fill="auto"/>
            <w:hideMark/>
          </w:tcPr>
          <w:p w14:paraId="5B340E28" w14:textId="34789D1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69" w:author="COUTIN Stéphane" w:date="2024-04-30T15:12:00Z"/>
                <w:rFonts w:eastAsia="Times New Roman"/>
                <w:color w:val="000000"/>
                <w:sz w:val="18"/>
                <w:szCs w:val="18"/>
                <w:lang w:eastAsia="fr-FR"/>
              </w:rPr>
            </w:pPr>
            <w:del w:id="1070" w:author="COUTIN Stéphane" w:date="2024-04-30T15:12:00Z">
              <w:r w:rsidRPr="00EA7180" w:rsidDel="00282205">
                <w:rPr>
                  <w:rFonts w:eastAsia="Times New Roman"/>
                  <w:color w:val="000000"/>
                  <w:sz w:val="18"/>
                  <w:szCs w:val="18"/>
                  <w:lang w:eastAsia="fr-FR"/>
                </w:rPr>
                <w:delText>tables préfixées par mcc_ dns schema_mof</w:delText>
              </w:r>
              <w:bookmarkStart w:id="1071" w:name="_Toc165383448"/>
              <w:bookmarkEnd w:id="1071"/>
            </w:del>
          </w:p>
        </w:tc>
        <w:bookmarkStart w:id="1072" w:name="_Toc165383449"/>
        <w:bookmarkEnd w:id="1072"/>
      </w:tr>
      <w:tr w:rsidR="00EA7180" w:rsidRPr="00EA7180" w:rsidDel="00282205" w14:paraId="303E1C62" w14:textId="0D586D40" w:rsidTr="00EA7180">
        <w:trPr>
          <w:trHeight w:val="360"/>
          <w:del w:id="1073" w:author="COUTIN Stéphane" w:date="2024-04-30T15:12:00Z"/>
        </w:trPr>
        <w:tc>
          <w:tcPr>
            <w:tcW w:w="921" w:type="pct"/>
            <w:shd w:val="clear" w:color="auto" w:fill="auto"/>
            <w:hideMark/>
          </w:tcPr>
          <w:p w14:paraId="38F0A76B" w14:textId="70714DD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74" w:author="COUTIN Stéphane" w:date="2024-04-30T15:12:00Z"/>
                <w:rFonts w:eastAsia="Times New Roman"/>
                <w:color w:val="000000"/>
                <w:sz w:val="18"/>
                <w:szCs w:val="18"/>
                <w:lang w:eastAsia="fr-FR"/>
              </w:rPr>
            </w:pPr>
            <w:del w:id="1075" w:author="COUTIN Stéphane" w:date="2024-04-30T15:12:00Z">
              <w:r w:rsidRPr="00EA7180" w:rsidDel="00282205">
                <w:rPr>
                  <w:rFonts w:eastAsia="Times New Roman"/>
                  <w:color w:val="000000"/>
                  <w:sz w:val="18"/>
                  <w:szCs w:val="18"/>
                  <w:lang w:eastAsia="fr-FR"/>
                </w:rPr>
                <w:delText>modalite_paiement</w:delText>
              </w:r>
              <w:bookmarkStart w:id="1076" w:name="_Toc165383450"/>
              <w:bookmarkEnd w:id="1076"/>
            </w:del>
          </w:p>
        </w:tc>
        <w:tc>
          <w:tcPr>
            <w:tcW w:w="364" w:type="pct"/>
            <w:shd w:val="clear" w:color="auto" w:fill="auto"/>
            <w:hideMark/>
          </w:tcPr>
          <w:p w14:paraId="35932642" w14:textId="0C5ABDD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77" w:author="COUTIN Stéphane" w:date="2024-04-30T15:12:00Z"/>
                <w:rFonts w:eastAsia="Times New Roman"/>
                <w:color w:val="000000"/>
                <w:sz w:val="18"/>
                <w:szCs w:val="18"/>
                <w:lang w:eastAsia="fr-FR"/>
              </w:rPr>
            </w:pPr>
            <w:del w:id="1078" w:author="COUTIN Stéphane" w:date="2024-04-30T15:12:00Z">
              <w:r w:rsidRPr="00EA7180" w:rsidDel="00282205">
                <w:rPr>
                  <w:rFonts w:eastAsia="Times New Roman"/>
                  <w:color w:val="000000"/>
                  <w:sz w:val="18"/>
                  <w:szCs w:val="18"/>
                  <w:lang w:eastAsia="fr-FR"/>
                </w:rPr>
                <w:delText>PAI</w:delText>
              </w:r>
              <w:bookmarkStart w:id="1079" w:name="_Toc165383451"/>
              <w:bookmarkEnd w:id="1079"/>
            </w:del>
          </w:p>
        </w:tc>
        <w:tc>
          <w:tcPr>
            <w:tcW w:w="1528" w:type="pct"/>
            <w:shd w:val="clear" w:color="auto" w:fill="auto"/>
            <w:hideMark/>
          </w:tcPr>
          <w:p w14:paraId="692F84EC" w14:textId="08FBE27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80" w:author="COUTIN Stéphane" w:date="2024-04-30T15:12:00Z"/>
                <w:rFonts w:eastAsia="Times New Roman"/>
                <w:color w:val="000000"/>
                <w:sz w:val="18"/>
                <w:szCs w:val="18"/>
                <w:lang w:eastAsia="fr-FR"/>
              </w:rPr>
            </w:pPr>
            <w:del w:id="1081" w:author="COUTIN Stéphane" w:date="2024-04-30T15:12:00Z">
              <w:r w:rsidRPr="00EA7180" w:rsidDel="00282205">
                <w:rPr>
                  <w:rFonts w:eastAsia="Times New Roman"/>
                  <w:color w:val="000000"/>
                  <w:sz w:val="18"/>
                  <w:szCs w:val="18"/>
                  <w:lang w:eastAsia="fr-FR"/>
                </w:rPr>
                <w:delText>Moyen de payer ou de rembourser des droits d'inscription (chèque, CB, virement, remboursement, ...)</w:delText>
              </w:r>
              <w:bookmarkStart w:id="1082" w:name="_Toc165383452"/>
              <w:bookmarkEnd w:id="1082"/>
            </w:del>
          </w:p>
        </w:tc>
        <w:tc>
          <w:tcPr>
            <w:tcW w:w="1095" w:type="pct"/>
            <w:shd w:val="clear" w:color="auto" w:fill="auto"/>
            <w:hideMark/>
          </w:tcPr>
          <w:p w14:paraId="219D6877" w14:textId="41D41AE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83" w:author="COUTIN Stéphane" w:date="2024-04-30T15:12:00Z"/>
                <w:rFonts w:eastAsia="Times New Roman"/>
                <w:color w:val="000000"/>
                <w:sz w:val="18"/>
                <w:szCs w:val="18"/>
                <w:lang w:eastAsia="fr-FR"/>
              </w:rPr>
            </w:pPr>
            <w:del w:id="1084" w:author="COUTIN Stéphane" w:date="2024-04-30T15:12:00Z">
              <w:r w:rsidRPr="00EA7180" w:rsidDel="00282205">
                <w:rPr>
                  <w:rFonts w:eastAsia="Times New Roman"/>
                  <w:color w:val="000000"/>
                  <w:sz w:val="18"/>
                  <w:szCs w:val="18"/>
                  <w:lang w:eastAsia="fr-FR"/>
                </w:rPr>
                <w:delText>(code_modalite_paiement)</w:delText>
              </w:r>
              <w:bookmarkStart w:id="1085" w:name="_Toc165383453"/>
              <w:bookmarkEnd w:id="1085"/>
            </w:del>
          </w:p>
        </w:tc>
        <w:tc>
          <w:tcPr>
            <w:tcW w:w="1092" w:type="pct"/>
            <w:shd w:val="clear" w:color="auto" w:fill="auto"/>
            <w:hideMark/>
          </w:tcPr>
          <w:p w14:paraId="2EBD53A1" w14:textId="358A151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86" w:author="COUTIN Stéphane" w:date="2024-04-30T15:12:00Z"/>
                <w:rFonts w:eastAsia="Times New Roman"/>
                <w:color w:val="000000"/>
                <w:sz w:val="18"/>
                <w:szCs w:val="18"/>
                <w:lang w:eastAsia="fr-FR"/>
              </w:rPr>
            </w:pPr>
            <w:del w:id="1087" w:author="COUTIN Stéphane" w:date="2024-04-30T15:12:00Z">
              <w:r w:rsidRPr="00EA7180" w:rsidDel="00282205">
                <w:rPr>
                  <w:rFonts w:eastAsia="Times New Roman"/>
                  <w:color w:val="000000"/>
                  <w:sz w:val="18"/>
                  <w:szCs w:val="18"/>
                  <w:lang w:eastAsia="fr-FR"/>
                </w:rPr>
                <w:delText>schema_pai.modalite_paiement</w:delText>
              </w:r>
              <w:bookmarkStart w:id="1088" w:name="_Toc165383454"/>
              <w:bookmarkEnd w:id="1088"/>
            </w:del>
          </w:p>
        </w:tc>
        <w:bookmarkStart w:id="1089" w:name="_Toc165383455"/>
        <w:bookmarkEnd w:id="1089"/>
      </w:tr>
      <w:tr w:rsidR="00EA7180" w:rsidRPr="00EA7180" w:rsidDel="00282205" w14:paraId="47D1E05E" w14:textId="0DD90D44" w:rsidTr="00EA7180">
        <w:trPr>
          <w:trHeight w:val="360"/>
          <w:del w:id="1090" w:author="COUTIN Stéphane" w:date="2024-04-30T15:12:00Z"/>
        </w:trPr>
        <w:tc>
          <w:tcPr>
            <w:tcW w:w="921" w:type="pct"/>
            <w:shd w:val="clear" w:color="auto" w:fill="auto"/>
            <w:hideMark/>
          </w:tcPr>
          <w:p w14:paraId="59D3ADB9" w14:textId="5A12667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91" w:author="COUTIN Stéphane" w:date="2024-04-30T15:12:00Z"/>
                <w:rFonts w:eastAsia="Times New Roman"/>
                <w:color w:val="000000"/>
                <w:sz w:val="18"/>
                <w:szCs w:val="18"/>
                <w:lang w:eastAsia="fr-FR"/>
              </w:rPr>
            </w:pPr>
            <w:del w:id="1092" w:author="COUTIN Stéphane" w:date="2024-04-30T15:12:00Z">
              <w:r w:rsidRPr="00EA7180" w:rsidDel="00282205">
                <w:rPr>
                  <w:rFonts w:eastAsia="Times New Roman"/>
                  <w:color w:val="000000"/>
                  <w:sz w:val="18"/>
                  <w:szCs w:val="18"/>
                  <w:lang w:eastAsia="fr-FR"/>
                </w:rPr>
                <w:delText>nomenclature</w:delText>
              </w:r>
              <w:bookmarkStart w:id="1093" w:name="_Toc165383456"/>
              <w:bookmarkEnd w:id="1093"/>
            </w:del>
          </w:p>
        </w:tc>
        <w:tc>
          <w:tcPr>
            <w:tcW w:w="364" w:type="pct"/>
            <w:shd w:val="clear" w:color="auto" w:fill="auto"/>
            <w:hideMark/>
          </w:tcPr>
          <w:p w14:paraId="5FFCD4DB" w14:textId="0D25C32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94" w:author="COUTIN Stéphane" w:date="2024-04-30T15:12:00Z"/>
                <w:rFonts w:eastAsia="Times New Roman"/>
                <w:color w:val="000000"/>
                <w:sz w:val="18"/>
                <w:szCs w:val="18"/>
                <w:lang w:eastAsia="fr-FR"/>
              </w:rPr>
            </w:pPr>
            <w:del w:id="1095" w:author="COUTIN Stéphane" w:date="2024-04-30T15:12:00Z">
              <w:r w:rsidRPr="00EA7180" w:rsidDel="00282205">
                <w:rPr>
                  <w:rFonts w:eastAsia="Times New Roman"/>
                  <w:color w:val="000000"/>
                  <w:sz w:val="18"/>
                  <w:szCs w:val="18"/>
                  <w:lang w:eastAsia="fr-FR"/>
                </w:rPr>
                <w:delText>REF</w:delText>
              </w:r>
              <w:bookmarkStart w:id="1096" w:name="_Toc165383457"/>
              <w:bookmarkEnd w:id="1096"/>
            </w:del>
          </w:p>
        </w:tc>
        <w:tc>
          <w:tcPr>
            <w:tcW w:w="1528" w:type="pct"/>
            <w:shd w:val="clear" w:color="auto" w:fill="auto"/>
            <w:hideMark/>
          </w:tcPr>
          <w:p w14:paraId="017EC9ED" w14:textId="56654DC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097" w:author="COUTIN Stéphane" w:date="2024-04-30T15:12:00Z"/>
                <w:rFonts w:eastAsia="Times New Roman"/>
                <w:color w:val="000000"/>
                <w:sz w:val="18"/>
                <w:szCs w:val="18"/>
                <w:lang w:eastAsia="fr-FR"/>
              </w:rPr>
            </w:pPr>
            <w:del w:id="1098" w:author="COUTIN Stéphane" w:date="2024-04-30T15:12:00Z">
              <w:r w:rsidRPr="00EA7180" w:rsidDel="00282205">
                <w:rPr>
                  <w:rFonts w:eastAsia="Times New Roman"/>
                  <w:color w:val="000000"/>
                  <w:sz w:val="18"/>
                  <w:szCs w:val="18"/>
                  <w:lang w:eastAsia="fr-FR"/>
                </w:rPr>
                <w:delText>Ensemble des nomenclatures utilisées dans Pégase (représenté de manière générique.</w:delText>
              </w:r>
              <w:r w:rsidRPr="00EA7180" w:rsidDel="00282205">
                <w:rPr>
                  <w:rFonts w:eastAsia="Times New Roman"/>
                  <w:color w:val="000000"/>
                  <w:sz w:val="18"/>
                  <w:szCs w:val="18"/>
                  <w:lang w:eastAsia="fr-FR"/>
                </w:rPr>
                <w:br/>
                <w:delText>Voir la liste des nomenclatures dans la documentation du module REF.</w:delText>
              </w:r>
              <w:bookmarkStart w:id="1099" w:name="_Toc165383458"/>
              <w:bookmarkEnd w:id="1099"/>
            </w:del>
          </w:p>
        </w:tc>
        <w:tc>
          <w:tcPr>
            <w:tcW w:w="1095" w:type="pct"/>
            <w:shd w:val="clear" w:color="auto" w:fill="auto"/>
            <w:hideMark/>
          </w:tcPr>
          <w:p w14:paraId="3F474BFC" w14:textId="7FAB7F6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00" w:author="COUTIN Stéphane" w:date="2024-04-30T15:12:00Z"/>
                <w:rFonts w:eastAsia="Times New Roman"/>
                <w:color w:val="000000"/>
                <w:sz w:val="18"/>
                <w:szCs w:val="18"/>
                <w:lang w:eastAsia="fr-FR"/>
              </w:rPr>
            </w:pPr>
            <w:del w:id="1101" w:author="COUTIN Stéphane" w:date="2024-04-30T15:12:00Z">
              <w:r w:rsidRPr="00EA7180" w:rsidDel="00282205">
                <w:rPr>
                  <w:rFonts w:eastAsia="Times New Roman"/>
                  <w:color w:val="000000"/>
                  <w:sz w:val="18"/>
                  <w:szCs w:val="18"/>
                  <w:lang w:eastAsia="fr-FR"/>
                </w:rPr>
                <w:delText>(code_occurence, date_debut_validite, date_fin_validite)</w:delText>
              </w:r>
              <w:bookmarkStart w:id="1102" w:name="_Toc165383459"/>
              <w:bookmarkEnd w:id="1102"/>
            </w:del>
          </w:p>
        </w:tc>
        <w:tc>
          <w:tcPr>
            <w:tcW w:w="1092" w:type="pct"/>
            <w:shd w:val="clear" w:color="auto" w:fill="auto"/>
            <w:hideMark/>
          </w:tcPr>
          <w:p w14:paraId="2D3AE78D" w14:textId="387C266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03" w:author="COUTIN Stéphane" w:date="2024-04-30T15:12:00Z"/>
                <w:rFonts w:eastAsia="Times New Roman"/>
                <w:color w:val="000000"/>
                <w:sz w:val="18"/>
                <w:szCs w:val="18"/>
                <w:lang w:eastAsia="fr-FR"/>
              </w:rPr>
            </w:pPr>
            <w:del w:id="1104" w:author="COUTIN Stéphane" w:date="2024-04-30T15:12:00Z">
              <w:r w:rsidRPr="00EA7180" w:rsidDel="00282205">
                <w:rPr>
                  <w:rFonts w:eastAsia="Times New Roman"/>
                  <w:color w:val="000000"/>
                  <w:sz w:val="18"/>
                  <w:szCs w:val="18"/>
                  <w:lang w:eastAsia="fr-FR"/>
                </w:rPr>
                <w:delText>schema_ref (multiples tables)</w:delText>
              </w:r>
              <w:bookmarkStart w:id="1105" w:name="_Toc165383460"/>
              <w:bookmarkEnd w:id="1105"/>
            </w:del>
          </w:p>
        </w:tc>
        <w:bookmarkStart w:id="1106" w:name="_Toc165383461"/>
        <w:bookmarkEnd w:id="1106"/>
      </w:tr>
      <w:tr w:rsidR="00EA7180" w:rsidRPr="00EA7180" w:rsidDel="00282205" w14:paraId="27EDC01F" w14:textId="3F6F8EF4" w:rsidTr="00EA7180">
        <w:trPr>
          <w:trHeight w:val="360"/>
          <w:del w:id="1107" w:author="COUTIN Stéphane" w:date="2024-04-30T15:12:00Z"/>
        </w:trPr>
        <w:tc>
          <w:tcPr>
            <w:tcW w:w="921" w:type="pct"/>
            <w:shd w:val="clear" w:color="auto" w:fill="auto"/>
            <w:hideMark/>
          </w:tcPr>
          <w:p w14:paraId="59994F50" w14:textId="290A21D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08" w:author="COUTIN Stéphane" w:date="2024-04-30T15:12:00Z"/>
                <w:rFonts w:eastAsia="Times New Roman"/>
                <w:color w:val="000000"/>
                <w:sz w:val="18"/>
                <w:szCs w:val="18"/>
                <w:lang w:eastAsia="fr-FR"/>
              </w:rPr>
            </w:pPr>
            <w:del w:id="1109" w:author="COUTIN Stéphane" w:date="2024-04-30T15:12:00Z">
              <w:r w:rsidRPr="00EA7180" w:rsidDel="00282205">
                <w:rPr>
                  <w:rFonts w:eastAsia="Times New Roman"/>
                  <w:color w:val="000000"/>
                  <w:sz w:val="18"/>
                  <w:szCs w:val="18"/>
                  <w:lang w:eastAsia="fr-FR"/>
                </w:rPr>
                <w:delText>note_resultat</w:delText>
              </w:r>
              <w:bookmarkStart w:id="1110" w:name="_Toc165383462"/>
              <w:bookmarkEnd w:id="1110"/>
            </w:del>
          </w:p>
        </w:tc>
        <w:tc>
          <w:tcPr>
            <w:tcW w:w="364" w:type="pct"/>
            <w:shd w:val="clear" w:color="auto" w:fill="auto"/>
            <w:hideMark/>
          </w:tcPr>
          <w:p w14:paraId="1D8B6A81" w14:textId="7D9249A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11" w:author="COUTIN Stéphane" w:date="2024-04-30T15:12:00Z"/>
                <w:rFonts w:eastAsia="Times New Roman"/>
                <w:color w:val="000000"/>
                <w:sz w:val="18"/>
                <w:szCs w:val="18"/>
                <w:lang w:eastAsia="fr-FR"/>
              </w:rPr>
            </w:pPr>
            <w:del w:id="1112" w:author="COUTIN Stéphane" w:date="2024-04-30T15:12:00Z">
              <w:r w:rsidRPr="00EA7180" w:rsidDel="00282205">
                <w:rPr>
                  <w:rFonts w:eastAsia="Times New Roman"/>
                  <w:color w:val="000000"/>
                  <w:sz w:val="18"/>
                  <w:szCs w:val="18"/>
                  <w:lang w:eastAsia="fr-FR"/>
                </w:rPr>
                <w:delText>COC</w:delText>
              </w:r>
              <w:bookmarkStart w:id="1113" w:name="_Toc165383463"/>
              <w:bookmarkEnd w:id="1113"/>
            </w:del>
          </w:p>
        </w:tc>
        <w:tc>
          <w:tcPr>
            <w:tcW w:w="1528" w:type="pct"/>
            <w:shd w:val="clear" w:color="auto" w:fill="auto"/>
            <w:hideMark/>
          </w:tcPr>
          <w:p w14:paraId="0881A1B8" w14:textId="19A17EE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14" w:author="COUTIN Stéphane" w:date="2024-04-30T15:12:00Z"/>
                <w:rFonts w:eastAsia="Times New Roman"/>
                <w:color w:val="000000"/>
                <w:sz w:val="18"/>
                <w:szCs w:val="18"/>
                <w:lang w:eastAsia="fr-FR"/>
              </w:rPr>
            </w:pPr>
            <w:del w:id="1115" w:author="COUTIN Stéphane" w:date="2024-04-30T15:12:00Z">
              <w:r w:rsidRPr="00EA7180" w:rsidDel="00282205">
                <w:rPr>
                  <w:rFonts w:eastAsia="Times New Roman"/>
                  <w:color w:val="000000"/>
                  <w:sz w:val="18"/>
                  <w:szCs w:val="18"/>
                  <w:lang w:eastAsia="fr-FR"/>
                </w:rPr>
                <w:delText>Notes et resultats d'un apprenant sur un objet_maquette. Identifie un éventuel acquis capitalisé.</w:delText>
              </w:r>
              <w:bookmarkStart w:id="1116" w:name="_Toc165383464"/>
              <w:bookmarkEnd w:id="1116"/>
            </w:del>
          </w:p>
        </w:tc>
        <w:tc>
          <w:tcPr>
            <w:tcW w:w="1095" w:type="pct"/>
            <w:shd w:val="clear" w:color="auto" w:fill="auto"/>
            <w:hideMark/>
          </w:tcPr>
          <w:p w14:paraId="537FA6A3" w14:textId="3F09CA1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17" w:author="COUTIN Stéphane" w:date="2024-04-30T15:12:00Z"/>
                <w:rFonts w:eastAsia="Times New Roman"/>
                <w:color w:val="000000"/>
                <w:sz w:val="18"/>
                <w:szCs w:val="18"/>
                <w:lang w:eastAsia="fr-FR"/>
              </w:rPr>
            </w:pPr>
            <w:del w:id="1118" w:author="COUTIN Stéphane" w:date="2024-04-30T15:12:00Z">
              <w:r w:rsidRPr="00EA7180" w:rsidDel="00282205">
                <w:rPr>
                  <w:rFonts w:eastAsia="Times New Roman"/>
                  <w:color w:val="000000"/>
                  <w:sz w:val="18"/>
                  <w:szCs w:val="18"/>
                  <w:lang w:eastAsia="fr-FR"/>
                </w:rPr>
                <w:delText>((clé objet_maquette_moe), code_apprenant)</w:delText>
              </w:r>
              <w:bookmarkStart w:id="1119" w:name="_Toc165383465"/>
              <w:bookmarkEnd w:id="1119"/>
            </w:del>
          </w:p>
        </w:tc>
        <w:tc>
          <w:tcPr>
            <w:tcW w:w="1092" w:type="pct"/>
            <w:shd w:val="clear" w:color="auto" w:fill="auto"/>
            <w:hideMark/>
          </w:tcPr>
          <w:p w14:paraId="63289BCC" w14:textId="4445A8F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20" w:author="COUTIN Stéphane" w:date="2024-04-30T15:12:00Z"/>
                <w:rFonts w:eastAsia="Times New Roman"/>
                <w:color w:val="000000"/>
                <w:sz w:val="18"/>
                <w:szCs w:val="18"/>
                <w:lang w:eastAsia="fr-FR"/>
              </w:rPr>
            </w:pPr>
            <w:del w:id="1121" w:author="COUTIN Stéphane" w:date="2024-04-30T15:12:00Z">
              <w:r w:rsidRPr="00EA7180" w:rsidDel="00282205">
                <w:rPr>
                  <w:rFonts w:eastAsia="Times New Roman"/>
                  <w:color w:val="000000"/>
                  <w:sz w:val="18"/>
                  <w:szCs w:val="18"/>
                  <w:lang w:eastAsia="fr-FR"/>
                </w:rPr>
                <w:delText>schema_coc.note_resultat</w:delText>
              </w:r>
              <w:bookmarkStart w:id="1122" w:name="_Toc165383466"/>
              <w:bookmarkEnd w:id="1122"/>
            </w:del>
          </w:p>
        </w:tc>
        <w:bookmarkStart w:id="1123" w:name="_Toc165383467"/>
        <w:bookmarkEnd w:id="1123"/>
      </w:tr>
      <w:tr w:rsidR="00EA7180" w:rsidRPr="00EA7180" w:rsidDel="00282205" w14:paraId="58220221" w14:textId="73F85C0E" w:rsidTr="00EA7180">
        <w:trPr>
          <w:trHeight w:val="360"/>
          <w:del w:id="1124" w:author="COUTIN Stéphane" w:date="2024-04-30T15:12:00Z"/>
        </w:trPr>
        <w:tc>
          <w:tcPr>
            <w:tcW w:w="921" w:type="pct"/>
            <w:shd w:val="clear" w:color="auto" w:fill="auto"/>
            <w:hideMark/>
          </w:tcPr>
          <w:p w14:paraId="66F02506" w14:textId="6D246CE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25" w:author="COUTIN Stéphane" w:date="2024-04-30T15:12:00Z"/>
                <w:rFonts w:eastAsia="Times New Roman"/>
                <w:color w:val="000000"/>
                <w:sz w:val="18"/>
                <w:szCs w:val="18"/>
                <w:lang w:eastAsia="fr-FR"/>
              </w:rPr>
            </w:pPr>
            <w:del w:id="1126" w:author="COUTIN Stéphane" w:date="2024-04-30T15:12:00Z">
              <w:r w:rsidRPr="00EA7180" w:rsidDel="00282205">
                <w:rPr>
                  <w:rFonts w:eastAsia="Times New Roman"/>
                  <w:color w:val="000000"/>
                  <w:sz w:val="18"/>
                  <w:szCs w:val="18"/>
                  <w:lang w:eastAsia="fr-FR"/>
                </w:rPr>
                <w:delText>note_resultat_controle</w:delText>
              </w:r>
              <w:bookmarkStart w:id="1127" w:name="_Toc165383468"/>
              <w:bookmarkEnd w:id="1127"/>
            </w:del>
          </w:p>
        </w:tc>
        <w:tc>
          <w:tcPr>
            <w:tcW w:w="364" w:type="pct"/>
            <w:shd w:val="clear" w:color="auto" w:fill="auto"/>
            <w:hideMark/>
          </w:tcPr>
          <w:p w14:paraId="35BA5857" w14:textId="2CFFF25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28" w:author="COUTIN Stéphane" w:date="2024-04-30T15:12:00Z"/>
                <w:rFonts w:eastAsia="Times New Roman"/>
                <w:color w:val="000000"/>
                <w:sz w:val="18"/>
                <w:szCs w:val="18"/>
                <w:lang w:eastAsia="fr-FR"/>
              </w:rPr>
            </w:pPr>
            <w:del w:id="1129" w:author="COUTIN Stéphane" w:date="2024-04-30T15:12:00Z">
              <w:r w:rsidRPr="00EA7180" w:rsidDel="00282205">
                <w:rPr>
                  <w:rFonts w:eastAsia="Times New Roman"/>
                  <w:color w:val="000000"/>
                  <w:sz w:val="18"/>
                  <w:szCs w:val="18"/>
                  <w:lang w:eastAsia="fr-FR"/>
                </w:rPr>
                <w:delText>COC</w:delText>
              </w:r>
              <w:bookmarkStart w:id="1130" w:name="_Toc165383469"/>
              <w:bookmarkEnd w:id="1130"/>
            </w:del>
          </w:p>
        </w:tc>
        <w:tc>
          <w:tcPr>
            <w:tcW w:w="1528" w:type="pct"/>
            <w:shd w:val="clear" w:color="auto" w:fill="auto"/>
            <w:hideMark/>
          </w:tcPr>
          <w:p w14:paraId="48DBC08C" w14:textId="1B6D60F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31" w:author="COUTIN Stéphane" w:date="2024-04-30T15:12:00Z"/>
                <w:rFonts w:eastAsia="Times New Roman"/>
                <w:color w:val="000000"/>
                <w:sz w:val="18"/>
                <w:szCs w:val="18"/>
                <w:lang w:eastAsia="fr-FR"/>
              </w:rPr>
            </w:pPr>
            <w:del w:id="1132" w:author="COUTIN Stéphane" w:date="2024-04-30T15:12:00Z">
              <w:r w:rsidRPr="00EA7180" w:rsidDel="00282205">
                <w:rPr>
                  <w:rFonts w:eastAsia="Times New Roman"/>
                  <w:color w:val="000000"/>
                  <w:sz w:val="18"/>
                  <w:szCs w:val="18"/>
                  <w:lang w:eastAsia="fr-FR"/>
                </w:rPr>
                <w:delText>Notes et resultats d'un apprenant sur un contrôle.</w:delText>
              </w:r>
              <w:bookmarkStart w:id="1133" w:name="_Toc165383470"/>
              <w:bookmarkEnd w:id="1133"/>
            </w:del>
          </w:p>
        </w:tc>
        <w:tc>
          <w:tcPr>
            <w:tcW w:w="1095" w:type="pct"/>
            <w:shd w:val="clear" w:color="auto" w:fill="auto"/>
            <w:hideMark/>
          </w:tcPr>
          <w:p w14:paraId="1CDB1C09" w14:textId="376486D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34" w:author="COUTIN Stéphane" w:date="2024-04-30T15:12:00Z"/>
                <w:rFonts w:eastAsia="Times New Roman"/>
                <w:color w:val="000000"/>
                <w:sz w:val="18"/>
                <w:szCs w:val="18"/>
                <w:lang w:eastAsia="fr-FR"/>
              </w:rPr>
            </w:pPr>
            <w:del w:id="1135" w:author="COUTIN Stéphane" w:date="2024-04-30T15:12:00Z">
              <w:r w:rsidRPr="00EA7180" w:rsidDel="00282205">
                <w:rPr>
                  <w:rFonts w:eastAsia="Times New Roman"/>
                  <w:color w:val="000000"/>
                  <w:sz w:val="18"/>
                  <w:szCs w:val="18"/>
                  <w:lang w:eastAsia="fr-FR"/>
                </w:rPr>
                <w:delText>((clé controle), code_apprenant)</w:delText>
              </w:r>
              <w:bookmarkStart w:id="1136" w:name="_Toc165383471"/>
              <w:bookmarkEnd w:id="1136"/>
            </w:del>
          </w:p>
        </w:tc>
        <w:tc>
          <w:tcPr>
            <w:tcW w:w="1092" w:type="pct"/>
            <w:shd w:val="clear" w:color="auto" w:fill="auto"/>
            <w:hideMark/>
          </w:tcPr>
          <w:p w14:paraId="1CCF4F4D" w14:textId="44906ED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37" w:author="COUTIN Stéphane" w:date="2024-04-30T15:12:00Z"/>
                <w:rFonts w:eastAsia="Times New Roman"/>
                <w:color w:val="000000"/>
                <w:sz w:val="18"/>
                <w:szCs w:val="18"/>
                <w:lang w:eastAsia="fr-FR"/>
              </w:rPr>
            </w:pPr>
            <w:del w:id="1138" w:author="COUTIN Stéphane" w:date="2024-04-30T15:12:00Z">
              <w:r w:rsidRPr="00EA7180" w:rsidDel="00282205">
                <w:rPr>
                  <w:rFonts w:eastAsia="Times New Roman"/>
                  <w:color w:val="000000"/>
                  <w:sz w:val="18"/>
                  <w:szCs w:val="18"/>
                  <w:lang w:eastAsia="fr-FR"/>
                </w:rPr>
                <w:delText>schema_coc.note_resultat_controle</w:delText>
              </w:r>
              <w:bookmarkStart w:id="1139" w:name="_Toc165383472"/>
              <w:bookmarkEnd w:id="1139"/>
            </w:del>
          </w:p>
        </w:tc>
        <w:bookmarkStart w:id="1140" w:name="_Toc165383473"/>
        <w:bookmarkEnd w:id="1140"/>
      </w:tr>
      <w:tr w:rsidR="00EA7180" w:rsidRPr="00EA7180" w:rsidDel="00282205" w14:paraId="32468507" w14:textId="3F30B7C9" w:rsidTr="00EA7180">
        <w:trPr>
          <w:trHeight w:val="360"/>
          <w:del w:id="1141" w:author="COUTIN Stéphane" w:date="2024-04-30T15:12:00Z"/>
        </w:trPr>
        <w:tc>
          <w:tcPr>
            <w:tcW w:w="921" w:type="pct"/>
            <w:shd w:val="clear" w:color="auto" w:fill="auto"/>
            <w:hideMark/>
          </w:tcPr>
          <w:p w14:paraId="2BB89EEE" w14:textId="3BCE92B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42" w:author="COUTIN Stéphane" w:date="2024-04-30T15:12:00Z"/>
                <w:rFonts w:eastAsia="Times New Roman"/>
                <w:color w:val="000000"/>
                <w:sz w:val="18"/>
                <w:szCs w:val="18"/>
                <w:lang w:eastAsia="fr-FR"/>
              </w:rPr>
            </w:pPr>
            <w:del w:id="1143" w:author="COUTIN Stéphane" w:date="2024-04-30T15:12:00Z">
              <w:r w:rsidRPr="00EA7180" w:rsidDel="00282205">
                <w:rPr>
                  <w:rFonts w:eastAsia="Times New Roman"/>
                  <w:color w:val="000000"/>
                  <w:sz w:val="18"/>
                  <w:szCs w:val="18"/>
                  <w:lang w:eastAsia="fr-FR"/>
                </w:rPr>
                <w:delText>objet_formation</w:delText>
              </w:r>
              <w:bookmarkStart w:id="1144" w:name="_Toc165383474"/>
              <w:bookmarkEnd w:id="1144"/>
            </w:del>
          </w:p>
        </w:tc>
        <w:tc>
          <w:tcPr>
            <w:tcW w:w="364" w:type="pct"/>
            <w:shd w:val="clear" w:color="auto" w:fill="auto"/>
            <w:hideMark/>
          </w:tcPr>
          <w:p w14:paraId="2FD3B5B3" w14:textId="42CC40C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45" w:author="COUTIN Stéphane" w:date="2024-04-30T15:12:00Z"/>
                <w:rFonts w:eastAsia="Times New Roman"/>
                <w:color w:val="000000"/>
                <w:sz w:val="18"/>
                <w:szCs w:val="18"/>
                <w:lang w:eastAsia="fr-FR"/>
              </w:rPr>
            </w:pPr>
            <w:del w:id="1146" w:author="COUTIN Stéphane" w:date="2024-04-30T15:12:00Z">
              <w:r w:rsidRPr="00EA7180" w:rsidDel="00282205">
                <w:rPr>
                  <w:rFonts w:eastAsia="Times New Roman"/>
                  <w:color w:val="000000"/>
                  <w:sz w:val="18"/>
                  <w:szCs w:val="18"/>
                  <w:lang w:eastAsia="fr-FR"/>
                </w:rPr>
                <w:delText>COF</w:delText>
              </w:r>
              <w:bookmarkStart w:id="1147" w:name="_Toc165383475"/>
              <w:bookmarkEnd w:id="1147"/>
            </w:del>
          </w:p>
        </w:tc>
        <w:tc>
          <w:tcPr>
            <w:tcW w:w="1528" w:type="pct"/>
            <w:shd w:val="clear" w:color="auto" w:fill="auto"/>
            <w:hideMark/>
          </w:tcPr>
          <w:p w14:paraId="67EE6CAA" w14:textId="62646C6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48" w:author="COUTIN Stéphane" w:date="2024-04-30T15:12:00Z"/>
                <w:rFonts w:eastAsia="Times New Roman"/>
                <w:color w:val="000000"/>
                <w:sz w:val="18"/>
                <w:szCs w:val="18"/>
                <w:lang w:eastAsia="fr-FR"/>
              </w:rPr>
            </w:pPr>
            <w:del w:id="1149" w:author="COUTIN Stéphane" w:date="2024-04-30T15:12:00Z">
              <w:r w:rsidRPr="00EA7180" w:rsidDel="00282205">
                <w:rPr>
                  <w:rFonts w:eastAsia="Times New Roman"/>
                  <w:color w:val="000000"/>
                  <w:sz w:val="18"/>
                  <w:szCs w:val="18"/>
                  <w:lang w:eastAsia="fr-FR"/>
                </w:rPr>
                <w:delText>Objet permettant de structurer tout ou partie d’une formation de manière à l’adapter à l’organisation voulue par l’établissement ou par la réglementation.</w:delText>
              </w:r>
              <w:bookmarkStart w:id="1150" w:name="_Toc165383476"/>
              <w:bookmarkEnd w:id="1150"/>
            </w:del>
          </w:p>
        </w:tc>
        <w:tc>
          <w:tcPr>
            <w:tcW w:w="1095" w:type="pct"/>
            <w:shd w:val="clear" w:color="auto" w:fill="auto"/>
            <w:hideMark/>
          </w:tcPr>
          <w:p w14:paraId="64DFCDB1" w14:textId="0D5B729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51" w:author="COUTIN Stéphane" w:date="2024-04-30T15:12:00Z"/>
                <w:rFonts w:eastAsia="Times New Roman"/>
                <w:color w:val="000000"/>
                <w:sz w:val="18"/>
                <w:szCs w:val="18"/>
                <w:lang w:eastAsia="fr-FR"/>
              </w:rPr>
            </w:pPr>
            <w:del w:id="1152" w:author="COUTIN Stéphane" w:date="2024-04-30T15:12:00Z">
              <w:r w:rsidRPr="00EA7180" w:rsidDel="00282205">
                <w:rPr>
                  <w:rFonts w:eastAsia="Times New Roman"/>
                  <w:color w:val="000000"/>
                  <w:sz w:val="18"/>
                  <w:szCs w:val="18"/>
                  <w:lang w:eastAsia="fr-FR"/>
                </w:rPr>
                <w:delText>(code_objet_formation, version)</w:delText>
              </w:r>
              <w:r w:rsidRPr="00EA7180" w:rsidDel="00282205">
                <w:rPr>
                  <w:rFonts w:eastAsia="Times New Roman"/>
                  <w:color w:val="000000"/>
                  <w:sz w:val="18"/>
                  <w:szCs w:val="18"/>
                  <w:lang w:eastAsia="fr-FR"/>
                </w:rPr>
                <w:br/>
                <w:delText>Attention au cas des objets mutualisés qui sont indépendants des versions</w:delText>
              </w:r>
              <w:bookmarkStart w:id="1153" w:name="_Toc165383477"/>
              <w:bookmarkEnd w:id="1153"/>
            </w:del>
          </w:p>
        </w:tc>
        <w:tc>
          <w:tcPr>
            <w:tcW w:w="1092" w:type="pct"/>
            <w:shd w:val="clear" w:color="auto" w:fill="auto"/>
            <w:hideMark/>
          </w:tcPr>
          <w:p w14:paraId="78E2DD08" w14:textId="717561A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54" w:author="COUTIN Stéphane" w:date="2024-04-30T15:12:00Z"/>
                <w:rFonts w:eastAsia="Times New Roman"/>
                <w:color w:val="000000"/>
                <w:sz w:val="18"/>
                <w:szCs w:val="18"/>
                <w:lang w:eastAsia="fr-FR"/>
              </w:rPr>
            </w:pPr>
            <w:del w:id="1155" w:author="COUTIN Stéphane" w:date="2024-04-30T15:12:00Z">
              <w:r w:rsidRPr="00EA7180" w:rsidDel="00282205">
                <w:rPr>
                  <w:rFonts w:eastAsia="Times New Roman"/>
                  <w:color w:val="000000"/>
                  <w:sz w:val="18"/>
                  <w:szCs w:val="18"/>
                  <w:lang w:eastAsia="fr-FR"/>
                </w:rPr>
                <w:delText>schema_mof.maquette_objet_formation</w:delText>
              </w:r>
              <w:bookmarkStart w:id="1156" w:name="_Toc165383478"/>
              <w:bookmarkEnd w:id="1156"/>
            </w:del>
          </w:p>
        </w:tc>
        <w:bookmarkStart w:id="1157" w:name="_Toc165383479"/>
        <w:bookmarkEnd w:id="1157"/>
      </w:tr>
      <w:tr w:rsidR="00EA7180" w:rsidRPr="00EA7180" w:rsidDel="00282205" w14:paraId="16564664" w14:textId="00C6847D" w:rsidTr="00EA7180">
        <w:trPr>
          <w:trHeight w:val="360"/>
          <w:del w:id="1158" w:author="COUTIN Stéphane" w:date="2024-04-30T15:12:00Z"/>
        </w:trPr>
        <w:tc>
          <w:tcPr>
            <w:tcW w:w="921" w:type="pct"/>
            <w:shd w:val="clear" w:color="auto" w:fill="auto"/>
            <w:hideMark/>
          </w:tcPr>
          <w:p w14:paraId="566A209A" w14:textId="76BE1E8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59" w:author="COUTIN Stéphane" w:date="2024-04-30T15:12:00Z"/>
                <w:rFonts w:eastAsia="Times New Roman"/>
                <w:color w:val="000000"/>
                <w:sz w:val="18"/>
                <w:szCs w:val="18"/>
                <w:lang w:eastAsia="fr-FR"/>
              </w:rPr>
            </w:pPr>
            <w:del w:id="1160" w:author="COUTIN Stéphane" w:date="2024-04-30T15:12:00Z">
              <w:r w:rsidRPr="00EA7180" w:rsidDel="00282205">
                <w:rPr>
                  <w:rFonts w:eastAsia="Times New Roman"/>
                  <w:color w:val="000000"/>
                  <w:sz w:val="18"/>
                  <w:szCs w:val="18"/>
                  <w:lang w:eastAsia="fr-FR"/>
                </w:rPr>
                <w:delText>objet_formation_moe</w:delText>
              </w:r>
              <w:bookmarkStart w:id="1161" w:name="_Toc165383480"/>
              <w:bookmarkEnd w:id="1161"/>
            </w:del>
          </w:p>
        </w:tc>
        <w:tc>
          <w:tcPr>
            <w:tcW w:w="364" w:type="pct"/>
            <w:shd w:val="clear" w:color="auto" w:fill="auto"/>
            <w:hideMark/>
          </w:tcPr>
          <w:p w14:paraId="629DA40E" w14:textId="09F8891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62" w:author="COUTIN Stéphane" w:date="2024-04-30T15:12:00Z"/>
                <w:rFonts w:eastAsia="Times New Roman"/>
                <w:color w:val="000000"/>
                <w:sz w:val="18"/>
                <w:szCs w:val="18"/>
                <w:lang w:eastAsia="fr-FR"/>
              </w:rPr>
            </w:pPr>
            <w:del w:id="1163" w:author="COUTIN Stéphane" w:date="2024-04-30T15:12:00Z">
              <w:r w:rsidRPr="00EA7180" w:rsidDel="00282205">
                <w:rPr>
                  <w:rFonts w:eastAsia="Times New Roman"/>
                  <w:color w:val="000000"/>
                  <w:sz w:val="18"/>
                  <w:szCs w:val="18"/>
                  <w:lang w:eastAsia="fr-FR"/>
                </w:rPr>
                <w:delText>MOF</w:delText>
              </w:r>
              <w:bookmarkStart w:id="1164" w:name="_Toc165383481"/>
              <w:bookmarkEnd w:id="1164"/>
            </w:del>
          </w:p>
        </w:tc>
        <w:tc>
          <w:tcPr>
            <w:tcW w:w="1528" w:type="pct"/>
            <w:shd w:val="clear" w:color="auto" w:fill="auto"/>
            <w:hideMark/>
          </w:tcPr>
          <w:p w14:paraId="54ABA2DF" w14:textId="4B04D78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65" w:author="COUTIN Stéphane" w:date="2024-04-30T15:12:00Z"/>
                <w:rFonts w:eastAsia="Times New Roman"/>
                <w:color w:val="000000"/>
                <w:sz w:val="18"/>
                <w:szCs w:val="18"/>
                <w:lang w:eastAsia="fr-FR"/>
              </w:rPr>
            </w:pPr>
            <w:del w:id="1166" w:author="COUTIN Stéphane" w:date="2024-04-30T15:12:00Z">
              <w:r w:rsidRPr="00EA7180" w:rsidDel="00282205">
                <w:rPr>
                  <w:rFonts w:eastAsia="Times New Roman"/>
                  <w:color w:val="000000"/>
                  <w:sz w:val="18"/>
                  <w:szCs w:val="18"/>
                  <w:lang w:eastAsia="fr-FR"/>
                </w:rPr>
                <w:delText>Définition identique à celle d'un objet_formation, décliné pour une période de mise en oeuvre</w:delText>
              </w:r>
              <w:bookmarkStart w:id="1167" w:name="_Toc165383482"/>
              <w:bookmarkEnd w:id="1167"/>
            </w:del>
          </w:p>
        </w:tc>
        <w:tc>
          <w:tcPr>
            <w:tcW w:w="1095" w:type="pct"/>
            <w:shd w:val="clear" w:color="auto" w:fill="auto"/>
            <w:hideMark/>
          </w:tcPr>
          <w:p w14:paraId="1E77E1DD" w14:textId="579DC65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68" w:author="COUTIN Stéphane" w:date="2024-04-30T15:12:00Z"/>
                <w:rFonts w:eastAsia="Times New Roman"/>
                <w:color w:val="000000"/>
                <w:sz w:val="18"/>
                <w:szCs w:val="18"/>
                <w:lang w:eastAsia="fr-FR"/>
              </w:rPr>
            </w:pPr>
            <w:del w:id="1169" w:author="COUTIN Stéphane" w:date="2024-04-30T15:12:00Z">
              <w:r w:rsidRPr="00EA7180" w:rsidDel="00282205">
                <w:rPr>
                  <w:rFonts w:eastAsia="Times New Roman"/>
                  <w:color w:val="000000"/>
                  <w:sz w:val="18"/>
                  <w:szCs w:val="18"/>
                  <w:lang w:eastAsia="fr-FR"/>
                </w:rPr>
                <w:delText>(code_periode, code_objet_formation)</w:delText>
              </w:r>
              <w:bookmarkStart w:id="1170" w:name="_Toc165383483"/>
              <w:bookmarkEnd w:id="1170"/>
            </w:del>
          </w:p>
        </w:tc>
        <w:tc>
          <w:tcPr>
            <w:tcW w:w="1092" w:type="pct"/>
            <w:shd w:val="clear" w:color="auto" w:fill="auto"/>
            <w:hideMark/>
          </w:tcPr>
          <w:p w14:paraId="78209DE5" w14:textId="3BC146D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71" w:author="COUTIN Stéphane" w:date="2024-04-30T15:12:00Z"/>
                <w:rFonts w:eastAsia="Times New Roman"/>
                <w:color w:val="000000"/>
                <w:sz w:val="18"/>
                <w:szCs w:val="18"/>
                <w:lang w:eastAsia="fr-FR"/>
              </w:rPr>
            </w:pPr>
            <w:del w:id="1172" w:author="COUTIN Stéphane" w:date="2024-04-30T15:12:00Z">
              <w:r w:rsidRPr="00EA7180" w:rsidDel="00282205">
                <w:rPr>
                  <w:rFonts w:eastAsia="Times New Roman"/>
                  <w:color w:val="000000"/>
                  <w:sz w:val="18"/>
                  <w:szCs w:val="18"/>
                  <w:lang w:eastAsia="fr-FR"/>
                </w:rPr>
                <w:delText>schema_mof.objet_formation</w:delText>
              </w:r>
              <w:bookmarkStart w:id="1173" w:name="_Toc165383484"/>
              <w:bookmarkEnd w:id="1173"/>
            </w:del>
          </w:p>
        </w:tc>
        <w:bookmarkStart w:id="1174" w:name="_Toc165383485"/>
        <w:bookmarkEnd w:id="1174"/>
      </w:tr>
      <w:tr w:rsidR="00EA7180" w:rsidRPr="00EA7180" w:rsidDel="00282205" w14:paraId="20CD2D0F" w14:textId="1157C6F3" w:rsidTr="00EA7180">
        <w:trPr>
          <w:trHeight w:val="360"/>
          <w:del w:id="1175" w:author="COUTIN Stéphane" w:date="2024-04-30T15:12:00Z"/>
        </w:trPr>
        <w:tc>
          <w:tcPr>
            <w:tcW w:w="921" w:type="pct"/>
            <w:shd w:val="clear" w:color="auto" w:fill="auto"/>
            <w:hideMark/>
          </w:tcPr>
          <w:p w14:paraId="06D728E6" w14:textId="46126E4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76" w:author="COUTIN Stéphane" w:date="2024-04-30T15:12:00Z"/>
                <w:rFonts w:eastAsia="Times New Roman"/>
                <w:color w:val="000000"/>
                <w:sz w:val="18"/>
                <w:szCs w:val="18"/>
                <w:lang w:eastAsia="fr-FR"/>
              </w:rPr>
            </w:pPr>
            <w:del w:id="1177" w:author="COUTIN Stéphane" w:date="2024-04-30T15:12:00Z">
              <w:r w:rsidRPr="00EA7180" w:rsidDel="00282205">
                <w:rPr>
                  <w:rFonts w:eastAsia="Times New Roman"/>
                  <w:color w:val="000000"/>
                  <w:sz w:val="18"/>
                  <w:szCs w:val="18"/>
                  <w:lang w:eastAsia="fr-FR"/>
                </w:rPr>
                <w:delText>objet_maquette</w:delText>
              </w:r>
              <w:bookmarkStart w:id="1178" w:name="_Toc165383486"/>
              <w:bookmarkEnd w:id="1178"/>
            </w:del>
          </w:p>
        </w:tc>
        <w:tc>
          <w:tcPr>
            <w:tcW w:w="364" w:type="pct"/>
            <w:shd w:val="clear" w:color="auto" w:fill="auto"/>
            <w:hideMark/>
          </w:tcPr>
          <w:p w14:paraId="09234170" w14:textId="4BFF4F4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79" w:author="COUTIN Stéphane" w:date="2024-04-30T15:12:00Z"/>
                <w:rFonts w:eastAsia="Times New Roman"/>
                <w:color w:val="000000"/>
                <w:sz w:val="18"/>
                <w:szCs w:val="18"/>
                <w:lang w:eastAsia="fr-FR"/>
              </w:rPr>
            </w:pPr>
            <w:del w:id="1180" w:author="COUTIN Stéphane" w:date="2024-04-30T15:12:00Z">
              <w:r w:rsidRPr="00EA7180" w:rsidDel="00282205">
                <w:rPr>
                  <w:rFonts w:eastAsia="Times New Roman"/>
                  <w:color w:val="000000"/>
                  <w:sz w:val="18"/>
                  <w:szCs w:val="18"/>
                  <w:lang w:eastAsia="fr-FR"/>
                </w:rPr>
                <w:delText>COF</w:delText>
              </w:r>
              <w:bookmarkStart w:id="1181" w:name="_Toc165383487"/>
              <w:bookmarkEnd w:id="1181"/>
            </w:del>
          </w:p>
        </w:tc>
        <w:tc>
          <w:tcPr>
            <w:tcW w:w="1528" w:type="pct"/>
            <w:shd w:val="clear" w:color="auto" w:fill="auto"/>
            <w:hideMark/>
          </w:tcPr>
          <w:p w14:paraId="28921EA2" w14:textId="6BE1E6C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82" w:author="COUTIN Stéphane" w:date="2024-04-30T15:12:00Z"/>
                <w:rFonts w:eastAsia="Times New Roman"/>
                <w:color w:val="000000"/>
                <w:sz w:val="18"/>
                <w:szCs w:val="18"/>
                <w:lang w:eastAsia="fr-FR"/>
              </w:rPr>
            </w:pPr>
            <w:del w:id="1183" w:author="COUTIN Stéphane" w:date="2024-04-30T15:12:00Z">
              <w:r w:rsidRPr="00EA7180" w:rsidDel="00282205">
                <w:rPr>
                  <w:rFonts w:eastAsia="Times New Roman"/>
                  <w:color w:val="000000"/>
                  <w:sz w:val="18"/>
                  <w:szCs w:val="18"/>
                  <w:lang w:eastAsia="fr-FR"/>
                </w:rPr>
                <w:delText>Objet permettant de structurer tout ou partie d’une maquette de formation de manière à l’adapter à l’organisation voulue par l’établissement ou par la réglementation. En fonction de son type, cet objet peut recevoir des caractéristiques supplémentaires.</w:delText>
              </w:r>
              <w:r w:rsidRPr="00EA7180" w:rsidDel="00282205">
                <w:rPr>
                  <w:rFonts w:eastAsia="Times New Roman"/>
                  <w:color w:val="000000"/>
                  <w:sz w:val="18"/>
                  <w:szCs w:val="18"/>
                  <w:lang w:eastAsia="fr-FR"/>
                </w:rPr>
                <w:br/>
                <w:delText>A part les formations et des groupements tous les objets de maquettes sont des objets de formations.</w:delText>
              </w:r>
              <w:bookmarkStart w:id="1184" w:name="_Toc165383488"/>
              <w:bookmarkEnd w:id="1184"/>
            </w:del>
          </w:p>
        </w:tc>
        <w:tc>
          <w:tcPr>
            <w:tcW w:w="1095" w:type="pct"/>
            <w:shd w:val="clear" w:color="auto" w:fill="auto"/>
            <w:hideMark/>
          </w:tcPr>
          <w:p w14:paraId="6B116838" w14:textId="79D503C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85" w:author="COUTIN Stéphane" w:date="2024-04-30T15:12:00Z"/>
                <w:rFonts w:eastAsia="Times New Roman"/>
                <w:color w:val="000000"/>
                <w:sz w:val="18"/>
                <w:szCs w:val="18"/>
                <w:lang w:eastAsia="fr-FR"/>
              </w:rPr>
            </w:pPr>
            <w:del w:id="1186" w:author="COUTIN Stéphane" w:date="2024-04-30T15:12:00Z">
              <w:r w:rsidRPr="00EA7180" w:rsidDel="00282205">
                <w:rPr>
                  <w:rFonts w:eastAsia="Times New Roman"/>
                  <w:color w:val="000000"/>
                  <w:sz w:val="18"/>
                  <w:szCs w:val="18"/>
                  <w:lang w:eastAsia="fr-FR"/>
                </w:rPr>
                <w:delText>n/a</w:delText>
              </w:r>
              <w:bookmarkStart w:id="1187" w:name="_Toc165383489"/>
              <w:bookmarkEnd w:id="1187"/>
            </w:del>
          </w:p>
        </w:tc>
        <w:tc>
          <w:tcPr>
            <w:tcW w:w="1092" w:type="pct"/>
            <w:shd w:val="clear" w:color="auto" w:fill="auto"/>
            <w:hideMark/>
          </w:tcPr>
          <w:p w14:paraId="15D829ED" w14:textId="0E19DD9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88" w:author="COUTIN Stéphane" w:date="2024-04-30T15:12:00Z"/>
                <w:rFonts w:eastAsia="Times New Roman"/>
                <w:color w:val="000000"/>
                <w:sz w:val="18"/>
                <w:szCs w:val="18"/>
                <w:lang w:eastAsia="fr-FR"/>
              </w:rPr>
            </w:pPr>
            <w:del w:id="1189" w:author="COUTIN Stéphane" w:date="2024-04-30T15:12:00Z">
              <w:r w:rsidRPr="00EA7180" w:rsidDel="00282205">
                <w:rPr>
                  <w:rFonts w:eastAsia="Times New Roman"/>
                  <w:color w:val="000000"/>
                  <w:sz w:val="18"/>
                  <w:szCs w:val="18"/>
                  <w:lang w:eastAsia="fr-FR"/>
                </w:rPr>
                <w:delText>n/a</w:delText>
              </w:r>
              <w:bookmarkStart w:id="1190" w:name="_Toc165383490"/>
              <w:bookmarkEnd w:id="1190"/>
            </w:del>
          </w:p>
        </w:tc>
        <w:bookmarkStart w:id="1191" w:name="_Toc165383491"/>
        <w:bookmarkEnd w:id="1191"/>
      </w:tr>
      <w:tr w:rsidR="00EA7180" w:rsidRPr="00EA7180" w:rsidDel="00282205" w14:paraId="79CD2378" w14:textId="5CD1CB0B" w:rsidTr="00EA7180">
        <w:trPr>
          <w:trHeight w:val="360"/>
          <w:del w:id="1192" w:author="COUTIN Stéphane" w:date="2024-04-30T15:12:00Z"/>
        </w:trPr>
        <w:tc>
          <w:tcPr>
            <w:tcW w:w="921" w:type="pct"/>
            <w:shd w:val="clear" w:color="auto" w:fill="auto"/>
            <w:hideMark/>
          </w:tcPr>
          <w:p w14:paraId="7A46689F" w14:textId="6CEBCB5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93" w:author="COUTIN Stéphane" w:date="2024-04-30T15:12:00Z"/>
                <w:rFonts w:eastAsia="Times New Roman"/>
                <w:color w:val="000000"/>
                <w:sz w:val="18"/>
                <w:szCs w:val="18"/>
                <w:lang w:eastAsia="fr-FR"/>
              </w:rPr>
            </w:pPr>
            <w:del w:id="1194" w:author="COUTIN Stéphane" w:date="2024-04-30T15:12:00Z">
              <w:r w:rsidRPr="00EA7180" w:rsidDel="00282205">
                <w:rPr>
                  <w:rFonts w:eastAsia="Times New Roman"/>
                  <w:color w:val="000000"/>
                  <w:sz w:val="18"/>
                  <w:szCs w:val="18"/>
                  <w:lang w:eastAsia="fr-FR"/>
                </w:rPr>
                <w:delText>objet_maquette_moe</w:delText>
              </w:r>
              <w:bookmarkStart w:id="1195" w:name="_Toc165383492"/>
              <w:bookmarkEnd w:id="1195"/>
            </w:del>
          </w:p>
        </w:tc>
        <w:tc>
          <w:tcPr>
            <w:tcW w:w="364" w:type="pct"/>
            <w:shd w:val="clear" w:color="auto" w:fill="auto"/>
            <w:hideMark/>
          </w:tcPr>
          <w:p w14:paraId="7F3F8F27" w14:textId="460869B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96" w:author="COUTIN Stéphane" w:date="2024-04-30T15:12:00Z"/>
                <w:rFonts w:eastAsia="Times New Roman"/>
                <w:color w:val="000000"/>
                <w:sz w:val="18"/>
                <w:szCs w:val="18"/>
                <w:lang w:eastAsia="fr-FR"/>
              </w:rPr>
            </w:pPr>
            <w:del w:id="1197" w:author="COUTIN Stéphane" w:date="2024-04-30T15:12:00Z">
              <w:r w:rsidRPr="00EA7180" w:rsidDel="00282205">
                <w:rPr>
                  <w:rFonts w:eastAsia="Times New Roman"/>
                  <w:color w:val="000000"/>
                  <w:sz w:val="18"/>
                  <w:szCs w:val="18"/>
                  <w:lang w:eastAsia="fr-FR"/>
                </w:rPr>
                <w:delText>MOF</w:delText>
              </w:r>
              <w:bookmarkStart w:id="1198" w:name="_Toc165383493"/>
              <w:bookmarkEnd w:id="1198"/>
            </w:del>
          </w:p>
        </w:tc>
        <w:tc>
          <w:tcPr>
            <w:tcW w:w="1528" w:type="pct"/>
            <w:shd w:val="clear" w:color="auto" w:fill="auto"/>
            <w:hideMark/>
          </w:tcPr>
          <w:p w14:paraId="4463BCD6" w14:textId="55CE952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199" w:author="COUTIN Stéphane" w:date="2024-04-30T15:12:00Z"/>
                <w:rFonts w:eastAsia="Times New Roman"/>
                <w:color w:val="000000"/>
                <w:sz w:val="18"/>
                <w:szCs w:val="18"/>
                <w:lang w:eastAsia="fr-FR"/>
              </w:rPr>
            </w:pPr>
            <w:del w:id="1200" w:author="COUTIN Stéphane" w:date="2024-04-30T15:12:00Z">
              <w:r w:rsidRPr="00EA7180" w:rsidDel="00282205">
                <w:rPr>
                  <w:rFonts w:eastAsia="Times New Roman"/>
                  <w:color w:val="000000"/>
                  <w:sz w:val="18"/>
                  <w:szCs w:val="18"/>
                  <w:lang w:eastAsia="fr-FR"/>
                </w:rPr>
                <w:delText>Définition identique à celle d'un objet de maquette, décliné pour une période de mise en œuvre</w:delText>
              </w:r>
              <w:bookmarkStart w:id="1201" w:name="_Toc165383494"/>
              <w:bookmarkEnd w:id="1201"/>
            </w:del>
          </w:p>
        </w:tc>
        <w:tc>
          <w:tcPr>
            <w:tcW w:w="1095" w:type="pct"/>
            <w:shd w:val="clear" w:color="auto" w:fill="auto"/>
            <w:hideMark/>
          </w:tcPr>
          <w:p w14:paraId="24C10F03" w14:textId="3834FE2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02" w:author="COUTIN Stéphane" w:date="2024-04-30T15:12:00Z"/>
                <w:rFonts w:eastAsia="Times New Roman"/>
                <w:color w:val="000000"/>
                <w:sz w:val="18"/>
                <w:szCs w:val="18"/>
                <w:lang w:eastAsia="fr-FR"/>
              </w:rPr>
            </w:pPr>
            <w:del w:id="1203" w:author="COUTIN Stéphane" w:date="2024-04-30T15:12:00Z">
              <w:r w:rsidRPr="00EA7180" w:rsidDel="00282205">
                <w:rPr>
                  <w:rFonts w:eastAsia="Times New Roman"/>
                  <w:color w:val="000000"/>
                  <w:sz w:val="18"/>
                  <w:szCs w:val="18"/>
                  <w:lang w:eastAsia="fr-FR"/>
                </w:rPr>
                <w:delText>n/a</w:delText>
              </w:r>
              <w:bookmarkStart w:id="1204" w:name="_Toc165383495"/>
              <w:bookmarkEnd w:id="1204"/>
            </w:del>
          </w:p>
        </w:tc>
        <w:tc>
          <w:tcPr>
            <w:tcW w:w="1092" w:type="pct"/>
            <w:shd w:val="clear" w:color="auto" w:fill="auto"/>
            <w:hideMark/>
          </w:tcPr>
          <w:p w14:paraId="1D69AAE0" w14:textId="640632A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05" w:author="COUTIN Stéphane" w:date="2024-04-30T15:12:00Z"/>
                <w:rFonts w:eastAsia="Times New Roman"/>
                <w:color w:val="000000"/>
                <w:sz w:val="18"/>
                <w:szCs w:val="18"/>
                <w:lang w:eastAsia="fr-FR"/>
              </w:rPr>
            </w:pPr>
            <w:bookmarkStart w:id="1206" w:name="_Toc165383496"/>
            <w:bookmarkEnd w:id="1206"/>
          </w:p>
        </w:tc>
        <w:bookmarkStart w:id="1207" w:name="_Toc165383497"/>
        <w:bookmarkEnd w:id="1207"/>
      </w:tr>
      <w:tr w:rsidR="00EA7180" w:rsidRPr="00EA7180" w:rsidDel="00282205" w14:paraId="5E253ACD" w14:textId="69FFDE02" w:rsidTr="00EA7180">
        <w:trPr>
          <w:trHeight w:val="360"/>
          <w:del w:id="1208" w:author="COUTIN Stéphane" w:date="2024-04-30T15:12:00Z"/>
        </w:trPr>
        <w:tc>
          <w:tcPr>
            <w:tcW w:w="921" w:type="pct"/>
            <w:shd w:val="clear" w:color="auto" w:fill="auto"/>
            <w:hideMark/>
          </w:tcPr>
          <w:p w14:paraId="4DD6B977" w14:textId="4E866D8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09" w:author="COUTIN Stéphane" w:date="2024-04-30T15:12:00Z"/>
                <w:rFonts w:eastAsia="Times New Roman"/>
                <w:color w:val="000000"/>
                <w:sz w:val="18"/>
                <w:szCs w:val="18"/>
                <w:lang w:eastAsia="fr-FR"/>
              </w:rPr>
            </w:pPr>
            <w:del w:id="1210" w:author="COUTIN Stéphane" w:date="2024-04-30T15:12:00Z">
              <w:r w:rsidRPr="00EA7180" w:rsidDel="00282205">
                <w:rPr>
                  <w:rFonts w:eastAsia="Times New Roman"/>
                  <w:color w:val="000000"/>
                  <w:sz w:val="18"/>
                  <w:szCs w:val="18"/>
                  <w:lang w:eastAsia="fr-FR"/>
                </w:rPr>
                <w:delText>paiement</w:delText>
              </w:r>
              <w:bookmarkStart w:id="1211" w:name="_Toc165383498"/>
              <w:bookmarkEnd w:id="1211"/>
            </w:del>
          </w:p>
        </w:tc>
        <w:tc>
          <w:tcPr>
            <w:tcW w:w="364" w:type="pct"/>
            <w:shd w:val="clear" w:color="auto" w:fill="auto"/>
            <w:hideMark/>
          </w:tcPr>
          <w:p w14:paraId="2E165B51" w14:textId="3D265F0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12" w:author="COUTIN Stéphane" w:date="2024-04-30T15:12:00Z"/>
                <w:rFonts w:eastAsia="Times New Roman"/>
                <w:color w:val="000000"/>
                <w:sz w:val="18"/>
                <w:szCs w:val="18"/>
                <w:lang w:eastAsia="fr-FR"/>
              </w:rPr>
            </w:pPr>
            <w:del w:id="1213" w:author="COUTIN Stéphane" w:date="2024-04-30T15:12:00Z">
              <w:r w:rsidRPr="00EA7180" w:rsidDel="00282205">
                <w:rPr>
                  <w:rFonts w:eastAsia="Times New Roman"/>
                  <w:color w:val="000000"/>
                  <w:sz w:val="18"/>
                  <w:szCs w:val="18"/>
                  <w:lang w:eastAsia="fr-FR"/>
                </w:rPr>
                <w:delText>PAI</w:delText>
              </w:r>
              <w:bookmarkStart w:id="1214" w:name="_Toc165383499"/>
              <w:bookmarkEnd w:id="1214"/>
            </w:del>
          </w:p>
        </w:tc>
        <w:tc>
          <w:tcPr>
            <w:tcW w:w="1528" w:type="pct"/>
            <w:shd w:val="clear" w:color="auto" w:fill="auto"/>
            <w:hideMark/>
          </w:tcPr>
          <w:p w14:paraId="2AB9FBA2" w14:textId="3F5A8C8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15" w:author="COUTIN Stéphane" w:date="2024-04-30T15:12:00Z"/>
                <w:rFonts w:eastAsia="Times New Roman"/>
                <w:color w:val="000000"/>
                <w:sz w:val="18"/>
                <w:szCs w:val="18"/>
                <w:lang w:eastAsia="fr-FR"/>
              </w:rPr>
            </w:pPr>
            <w:del w:id="1216" w:author="COUTIN Stéphane" w:date="2024-04-30T15:12:00Z">
              <w:r w:rsidRPr="00EA7180" w:rsidDel="00282205">
                <w:rPr>
                  <w:rFonts w:eastAsia="Times New Roman"/>
                  <w:color w:val="000000"/>
                  <w:sz w:val="18"/>
                  <w:szCs w:val="18"/>
                  <w:lang w:eastAsia="fr-FR"/>
                </w:rPr>
                <w:delText>Paiment ou remboursement</w:delText>
              </w:r>
              <w:bookmarkStart w:id="1217" w:name="_Toc165383500"/>
              <w:bookmarkEnd w:id="1217"/>
            </w:del>
          </w:p>
        </w:tc>
        <w:tc>
          <w:tcPr>
            <w:tcW w:w="1095" w:type="pct"/>
            <w:shd w:val="clear" w:color="auto" w:fill="auto"/>
            <w:hideMark/>
          </w:tcPr>
          <w:p w14:paraId="75430BE9" w14:textId="61A3473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18" w:author="COUTIN Stéphane" w:date="2024-04-30T15:12:00Z"/>
                <w:rFonts w:eastAsia="Times New Roman"/>
                <w:color w:val="000000"/>
                <w:sz w:val="18"/>
                <w:szCs w:val="18"/>
                <w:lang w:eastAsia="fr-FR"/>
              </w:rPr>
            </w:pPr>
            <w:del w:id="1219" w:author="COUTIN Stéphane" w:date="2024-04-30T15:12:00Z">
              <w:r w:rsidRPr="00EA7180" w:rsidDel="00282205">
                <w:rPr>
                  <w:rFonts w:eastAsia="Times New Roman"/>
                  <w:color w:val="000000"/>
                  <w:sz w:val="18"/>
                  <w:szCs w:val="18"/>
                  <w:lang w:eastAsia="fr-FR"/>
                </w:rPr>
                <w:delText>(numero_facture, code_modalite_paiement)</w:delText>
              </w:r>
              <w:bookmarkStart w:id="1220" w:name="_Toc165383501"/>
              <w:bookmarkEnd w:id="1220"/>
            </w:del>
          </w:p>
        </w:tc>
        <w:tc>
          <w:tcPr>
            <w:tcW w:w="1092" w:type="pct"/>
            <w:shd w:val="clear" w:color="auto" w:fill="auto"/>
            <w:hideMark/>
          </w:tcPr>
          <w:p w14:paraId="282CEA4C" w14:textId="5D2EDDC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21" w:author="COUTIN Stéphane" w:date="2024-04-30T15:12:00Z"/>
                <w:rFonts w:eastAsia="Times New Roman"/>
                <w:color w:val="000000"/>
                <w:sz w:val="18"/>
                <w:szCs w:val="18"/>
                <w:lang w:eastAsia="fr-FR"/>
              </w:rPr>
            </w:pPr>
            <w:del w:id="1222" w:author="COUTIN Stéphane" w:date="2024-04-30T15:12:00Z">
              <w:r w:rsidRPr="00EA7180" w:rsidDel="00282205">
                <w:rPr>
                  <w:rFonts w:eastAsia="Times New Roman"/>
                  <w:color w:val="000000"/>
                  <w:sz w:val="18"/>
                  <w:szCs w:val="18"/>
                  <w:lang w:eastAsia="fr-FR"/>
                </w:rPr>
                <w:delText>schema_pai.paiement</w:delText>
              </w:r>
              <w:bookmarkStart w:id="1223" w:name="_Toc165383502"/>
              <w:bookmarkEnd w:id="1223"/>
            </w:del>
          </w:p>
        </w:tc>
        <w:bookmarkStart w:id="1224" w:name="_Toc165383503"/>
        <w:bookmarkEnd w:id="1224"/>
      </w:tr>
      <w:tr w:rsidR="00EA7180" w:rsidRPr="00EA7180" w:rsidDel="00282205" w14:paraId="7FF5D217" w14:textId="34042633" w:rsidTr="00EA7180">
        <w:trPr>
          <w:trHeight w:val="360"/>
          <w:del w:id="1225" w:author="COUTIN Stéphane" w:date="2024-04-30T15:12:00Z"/>
        </w:trPr>
        <w:tc>
          <w:tcPr>
            <w:tcW w:w="921" w:type="pct"/>
            <w:shd w:val="clear" w:color="auto" w:fill="auto"/>
            <w:hideMark/>
          </w:tcPr>
          <w:p w14:paraId="554DB877" w14:textId="2738B2C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26" w:author="COUTIN Stéphane" w:date="2024-04-30T15:12:00Z"/>
                <w:rFonts w:eastAsia="Times New Roman"/>
                <w:color w:val="000000"/>
                <w:sz w:val="18"/>
                <w:szCs w:val="18"/>
                <w:lang w:eastAsia="fr-FR"/>
              </w:rPr>
            </w:pPr>
            <w:del w:id="1227" w:author="COUTIN Stéphane" w:date="2024-04-30T15:12:00Z">
              <w:r w:rsidRPr="00EA7180" w:rsidDel="00282205">
                <w:rPr>
                  <w:rFonts w:eastAsia="Times New Roman"/>
                  <w:color w:val="000000"/>
                  <w:sz w:val="18"/>
                  <w:szCs w:val="18"/>
                  <w:lang w:eastAsia="fr-FR"/>
                </w:rPr>
                <w:delText>parametre</w:delText>
              </w:r>
              <w:bookmarkStart w:id="1228" w:name="_Toc165383504"/>
              <w:bookmarkEnd w:id="1228"/>
            </w:del>
          </w:p>
        </w:tc>
        <w:tc>
          <w:tcPr>
            <w:tcW w:w="364" w:type="pct"/>
            <w:shd w:val="clear" w:color="auto" w:fill="auto"/>
            <w:hideMark/>
          </w:tcPr>
          <w:p w14:paraId="29C6E447" w14:textId="1C11D44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29" w:author="COUTIN Stéphane" w:date="2024-04-30T15:12:00Z"/>
                <w:rFonts w:eastAsia="Times New Roman"/>
                <w:color w:val="000000"/>
                <w:sz w:val="18"/>
                <w:szCs w:val="18"/>
                <w:lang w:eastAsia="fr-FR"/>
              </w:rPr>
            </w:pPr>
            <w:del w:id="1230" w:author="COUTIN Stéphane" w:date="2024-04-30T15:12:00Z">
              <w:r w:rsidRPr="00EA7180" w:rsidDel="00282205">
                <w:rPr>
                  <w:rFonts w:eastAsia="Times New Roman"/>
                  <w:color w:val="000000"/>
                  <w:sz w:val="18"/>
                  <w:szCs w:val="18"/>
                  <w:lang w:eastAsia="fr-FR"/>
                </w:rPr>
                <w:delText>REF</w:delText>
              </w:r>
              <w:bookmarkStart w:id="1231" w:name="_Toc165383505"/>
              <w:bookmarkEnd w:id="1231"/>
            </w:del>
          </w:p>
        </w:tc>
        <w:tc>
          <w:tcPr>
            <w:tcW w:w="1528" w:type="pct"/>
            <w:shd w:val="clear" w:color="auto" w:fill="auto"/>
            <w:hideMark/>
          </w:tcPr>
          <w:p w14:paraId="4E3037B5" w14:textId="677B789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32" w:author="COUTIN Stéphane" w:date="2024-04-30T15:12:00Z"/>
                <w:rFonts w:eastAsia="Times New Roman"/>
                <w:color w:val="000000"/>
                <w:sz w:val="18"/>
                <w:szCs w:val="18"/>
                <w:lang w:eastAsia="fr-FR"/>
              </w:rPr>
            </w:pPr>
            <w:del w:id="1233" w:author="COUTIN Stéphane" w:date="2024-04-30T15:12:00Z">
              <w:r w:rsidRPr="00EA7180" w:rsidDel="00282205">
                <w:rPr>
                  <w:rFonts w:eastAsia="Times New Roman"/>
                  <w:color w:val="000000"/>
                  <w:sz w:val="18"/>
                  <w:szCs w:val="18"/>
                  <w:lang w:eastAsia="fr-FR"/>
                </w:rPr>
                <w:delText>Ensemble des paramétrages qui sont communs à plusieurs modules de PEGASE. (D'autres paramétrages spécifiques à un seul module sont gérés dans le module lui même).</w:delText>
              </w:r>
              <w:r w:rsidRPr="00EA7180" w:rsidDel="00282205">
                <w:rPr>
                  <w:rFonts w:eastAsia="Times New Roman"/>
                  <w:color w:val="000000"/>
                  <w:sz w:val="18"/>
                  <w:szCs w:val="18"/>
                  <w:lang w:eastAsia="fr-FR"/>
                </w:rPr>
                <w:br/>
                <w:delText>Voir la liste des paramétrages dans la documentation du module REF.</w:delText>
              </w:r>
              <w:bookmarkStart w:id="1234" w:name="_Toc165383506"/>
              <w:bookmarkEnd w:id="1234"/>
            </w:del>
          </w:p>
        </w:tc>
        <w:tc>
          <w:tcPr>
            <w:tcW w:w="1095" w:type="pct"/>
            <w:shd w:val="clear" w:color="auto" w:fill="auto"/>
            <w:hideMark/>
          </w:tcPr>
          <w:p w14:paraId="0846FD9C" w14:textId="0BE315B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35" w:author="COUTIN Stéphane" w:date="2024-04-30T15:12:00Z"/>
                <w:rFonts w:eastAsia="Times New Roman"/>
                <w:color w:val="000000"/>
                <w:sz w:val="18"/>
                <w:szCs w:val="18"/>
                <w:lang w:eastAsia="fr-FR"/>
              </w:rPr>
            </w:pPr>
            <w:del w:id="1236" w:author="COUTIN Stéphane" w:date="2024-04-30T15:12:00Z">
              <w:r w:rsidRPr="00EA7180" w:rsidDel="00282205">
                <w:rPr>
                  <w:rFonts w:eastAsia="Times New Roman"/>
                  <w:color w:val="000000"/>
                  <w:sz w:val="18"/>
                  <w:szCs w:val="18"/>
                  <w:lang w:eastAsia="fr-FR"/>
                </w:rPr>
                <w:delText>(code_occurence, date_debut_validite, date_fin_validite)</w:delText>
              </w:r>
              <w:bookmarkStart w:id="1237" w:name="_Toc165383507"/>
              <w:bookmarkEnd w:id="1237"/>
            </w:del>
          </w:p>
        </w:tc>
        <w:tc>
          <w:tcPr>
            <w:tcW w:w="1092" w:type="pct"/>
            <w:shd w:val="clear" w:color="auto" w:fill="auto"/>
            <w:hideMark/>
          </w:tcPr>
          <w:p w14:paraId="267C0C6F" w14:textId="4470BCB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38" w:author="COUTIN Stéphane" w:date="2024-04-30T15:12:00Z"/>
                <w:rFonts w:eastAsia="Times New Roman"/>
                <w:color w:val="000000"/>
                <w:sz w:val="18"/>
                <w:szCs w:val="18"/>
                <w:lang w:eastAsia="fr-FR"/>
              </w:rPr>
            </w:pPr>
            <w:del w:id="1239" w:author="COUTIN Stéphane" w:date="2024-04-30T15:12:00Z">
              <w:r w:rsidRPr="00EA7180" w:rsidDel="00282205">
                <w:rPr>
                  <w:rFonts w:eastAsia="Times New Roman"/>
                  <w:color w:val="000000"/>
                  <w:sz w:val="18"/>
                  <w:szCs w:val="18"/>
                  <w:lang w:eastAsia="fr-FR"/>
                </w:rPr>
                <w:delText>schema_ref (multiples tables)</w:delText>
              </w:r>
              <w:bookmarkStart w:id="1240" w:name="_Toc165383508"/>
              <w:bookmarkEnd w:id="1240"/>
            </w:del>
          </w:p>
        </w:tc>
        <w:bookmarkStart w:id="1241" w:name="_Toc165383509"/>
        <w:bookmarkEnd w:id="1241"/>
      </w:tr>
      <w:tr w:rsidR="00EA7180" w:rsidRPr="00EA7180" w:rsidDel="00282205" w14:paraId="5DF4A2F7" w14:textId="05F7B255" w:rsidTr="00EA7180">
        <w:trPr>
          <w:trHeight w:val="360"/>
          <w:del w:id="1242" w:author="COUTIN Stéphane" w:date="2024-04-30T15:12:00Z"/>
        </w:trPr>
        <w:tc>
          <w:tcPr>
            <w:tcW w:w="921" w:type="pct"/>
            <w:shd w:val="clear" w:color="auto" w:fill="auto"/>
            <w:hideMark/>
          </w:tcPr>
          <w:p w14:paraId="1489BF68" w14:textId="3BB9190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43" w:author="COUTIN Stéphane" w:date="2024-04-30T15:12:00Z"/>
                <w:rFonts w:eastAsia="Times New Roman"/>
                <w:color w:val="000000"/>
                <w:sz w:val="18"/>
                <w:szCs w:val="18"/>
                <w:lang w:eastAsia="fr-FR"/>
              </w:rPr>
            </w:pPr>
            <w:del w:id="1244" w:author="COUTIN Stéphane" w:date="2024-04-30T15:12:00Z">
              <w:r w:rsidRPr="00EA7180" w:rsidDel="00282205">
                <w:rPr>
                  <w:rFonts w:eastAsia="Times New Roman"/>
                  <w:color w:val="000000"/>
                  <w:sz w:val="18"/>
                  <w:szCs w:val="18"/>
                  <w:lang w:eastAsia="fr-FR"/>
                </w:rPr>
                <w:delText>parchemin</w:delText>
              </w:r>
              <w:bookmarkStart w:id="1245" w:name="_Toc165383510"/>
              <w:bookmarkEnd w:id="1245"/>
            </w:del>
          </w:p>
        </w:tc>
        <w:tc>
          <w:tcPr>
            <w:tcW w:w="364" w:type="pct"/>
            <w:shd w:val="clear" w:color="auto" w:fill="auto"/>
            <w:hideMark/>
          </w:tcPr>
          <w:p w14:paraId="7E56C3DD" w14:textId="3590C82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46" w:author="COUTIN Stéphane" w:date="2024-04-30T15:12:00Z"/>
                <w:rFonts w:eastAsia="Times New Roman"/>
                <w:color w:val="000000"/>
                <w:sz w:val="18"/>
                <w:szCs w:val="18"/>
                <w:lang w:eastAsia="fr-FR"/>
              </w:rPr>
            </w:pPr>
            <w:del w:id="1247" w:author="COUTIN Stéphane" w:date="2024-04-30T15:12:00Z">
              <w:r w:rsidRPr="00EA7180" w:rsidDel="00282205">
                <w:rPr>
                  <w:rFonts w:eastAsia="Times New Roman"/>
                  <w:color w:val="000000"/>
                  <w:sz w:val="18"/>
                  <w:szCs w:val="18"/>
                  <w:lang w:eastAsia="fr-FR"/>
                </w:rPr>
                <w:delText>COC</w:delText>
              </w:r>
              <w:bookmarkStart w:id="1248" w:name="_Toc165383511"/>
              <w:bookmarkEnd w:id="1248"/>
            </w:del>
          </w:p>
        </w:tc>
        <w:tc>
          <w:tcPr>
            <w:tcW w:w="1528" w:type="pct"/>
            <w:shd w:val="clear" w:color="auto" w:fill="auto"/>
            <w:hideMark/>
          </w:tcPr>
          <w:p w14:paraId="61A4F3FD" w14:textId="0DCAD36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49" w:author="COUTIN Stéphane" w:date="2024-04-30T15:12:00Z"/>
                <w:rFonts w:eastAsia="Times New Roman"/>
                <w:color w:val="000000"/>
                <w:sz w:val="18"/>
                <w:szCs w:val="18"/>
                <w:lang w:eastAsia="fr-FR"/>
              </w:rPr>
            </w:pPr>
            <w:del w:id="1250" w:author="COUTIN Stéphane" w:date="2024-04-30T15:12:00Z">
              <w:r w:rsidRPr="00EA7180" w:rsidDel="00282205">
                <w:rPr>
                  <w:rFonts w:eastAsia="Times New Roman"/>
                  <w:color w:val="000000"/>
                  <w:sz w:val="18"/>
                  <w:szCs w:val="18"/>
                  <w:lang w:eastAsia="fr-FR"/>
                </w:rPr>
                <w:delText>Correspond à l'édition du parchemin pour le diplôme obtenu par un apprenant.</w:delText>
              </w:r>
              <w:bookmarkStart w:id="1251" w:name="_Toc165383512"/>
              <w:bookmarkEnd w:id="1251"/>
            </w:del>
          </w:p>
        </w:tc>
        <w:tc>
          <w:tcPr>
            <w:tcW w:w="1095" w:type="pct"/>
            <w:shd w:val="clear" w:color="auto" w:fill="auto"/>
            <w:hideMark/>
          </w:tcPr>
          <w:p w14:paraId="7C86D4E0" w14:textId="793EABB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52" w:author="COUTIN Stéphane" w:date="2024-04-30T15:12:00Z"/>
                <w:rFonts w:eastAsia="Times New Roman"/>
                <w:color w:val="000000"/>
                <w:sz w:val="18"/>
                <w:szCs w:val="18"/>
                <w:lang w:eastAsia="fr-FR"/>
              </w:rPr>
            </w:pPr>
            <w:del w:id="1253" w:author="COUTIN Stéphane" w:date="2024-04-30T15:12:00Z">
              <w:r w:rsidRPr="00EA7180" w:rsidDel="00282205">
                <w:rPr>
                  <w:rFonts w:eastAsia="Times New Roman"/>
                  <w:color w:val="000000"/>
                  <w:sz w:val="18"/>
                  <w:szCs w:val="18"/>
                  <w:lang w:eastAsia="fr-FR"/>
                </w:rPr>
                <w:delText>(clé apprenant_diplome)</w:delText>
              </w:r>
              <w:bookmarkStart w:id="1254" w:name="_Toc165383513"/>
              <w:bookmarkEnd w:id="1254"/>
            </w:del>
          </w:p>
        </w:tc>
        <w:tc>
          <w:tcPr>
            <w:tcW w:w="1092" w:type="pct"/>
            <w:shd w:val="clear" w:color="auto" w:fill="auto"/>
            <w:hideMark/>
          </w:tcPr>
          <w:p w14:paraId="5BA18192" w14:textId="11A870AF"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55" w:author="COUTIN Stéphane" w:date="2024-04-30T15:12:00Z"/>
                <w:rFonts w:eastAsia="Times New Roman"/>
                <w:color w:val="000000"/>
                <w:sz w:val="18"/>
                <w:szCs w:val="18"/>
                <w:lang w:eastAsia="fr-FR"/>
              </w:rPr>
            </w:pPr>
            <w:del w:id="1256" w:author="COUTIN Stéphane" w:date="2024-04-30T15:12:00Z">
              <w:r w:rsidRPr="00EA7180" w:rsidDel="00282205">
                <w:rPr>
                  <w:rFonts w:eastAsia="Times New Roman"/>
                  <w:color w:val="000000"/>
                  <w:sz w:val="18"/>
                  <w:szCs w:val="18"/>
                  <w:lang w:eastAsia="fr-FR"/>
                </w:rPr>
                <w:delText>schema_coc.apprenant_diplome_parchemin</w:delText>
              </w:r>
              <w:bookmarkStart w:id="1257" w:name="_Toc165383514"/>
              <w:bookmarkEnd w:id="1257"/>
            </w:del>
          </w:p>
        </w:tc>
        <w:bookmarkStart w:id="1258" w:name="_Toc165383515"/>
        <w:bookmarkEnd w:id="1258"/>
      </w:tr>
      <w:tr w:rsidR="00EA7180" w:rsidRPr="00EA7180" w:rsidDel="00282205" w14:paraId="0C374BE7" w14:textId="66081F19" w:rsidTr="00EA7180">
        <w:trPr>
          <w:trHeight w:val="360"/>
          <w:del w:id="1259" w:author="COUTIN Stéphane" w:date="2024-04-30T15:12:00Z"/>
        </w:trPr>
        <w:tc>
          <w:tcPr>
            <w:tcW w:w="921" w:type="pct"/>
            <w:shd w:val="clear" w:color="auto" w:fill="auto"/>
            <w:hideMark/>
          </w:tcPr>
          <w:p w14:paraId="0D1CD146" w14:textId="1801EE0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60" w:author="COUTIN Stéphane" w:date="2024-04-30T15:12:00Z"/>
                <w:rFonts w:eastAsia="Times New Roman"/>
                <w:color w:val="000000"/>
                <w:sz w:val="18"/>
                <w:szCs w:val="18"/>
                <w:lang w:eastAsia="fr-FR"/>
              </w:rPr>
            </w:pPr>
            <w:del w:id="1261" w:author="COUTIN Stéphane" w:date="2024-04-30T15:12:00Z">
              <w:r w:rsidRPr="00EA7180" w:rsidDel="00282205">
                <w:rPr>
                  <w:rFonts w:eastAsia="Times New Roman"/>
                  <w:color w:val="000000"/>
                  <w:sz w:val="18"/>
                  <w:szCs w:val="18"/>
                  <w:lang w:eastAsia="fr-FR"/>
                </w:rPr>
                <w:delText>periode</w:delText>
              </w:r>
              <w:bookmarkStart w:id="1262" w:name="_Toc165383516"/>
              <w:bookmarkEnd w:id="1262"/>
            </w:del>
          </w:p>
        </w:tc>
        <w:tc>
          <w:tcPr>
            <w:tcW w:w="364" w:type="pct"/>
            <w:shd w:val="clear" w:color="auto" w:fill="auto"/>
            <w:hideMark/>
          </w:tcPr>
          <w:p w14:paraId="652D5901" w14:textId="5A3AAE1B"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63" w:author="COUTIN Stéphane" w:date="2024-04-30T15:12:00Z"/>
                <w:rFonts w:eastAsia="Times New Roman"/>
                <w:color w:val="000000"/>
                <w:sz w:val="18"/>
                <w:szCs w:val="18"/>
                <w:lang w:eastAsia="fr-FR"/>
              </w:rPr>
            </w:pPr>
            <w:del w:id="1264" w:author="COUTIN Stéphane" w:date="2024-04-30T15:12:00Z">
              <w:r w:rsidRPr="00EA7180" w:rsidDel="00282205">
                <w:rPr>
                  <w:rFonts w:eastAsia="Times New Roman"/>
                  <w:color w:val="000000"/>
                  <w:sz w:val="18"/>
                  <w:szCs w:val="18"/>
                  <w:lang w:eastAsia="fr-FR"/>
                </w:rPr>
                <w:delText>MOF</w:delText>
              </w:r>
              <w:bookmarkStart w:id="1265" w:name="_Toc165383517"/>
              <w:bookmarkEnd w:id="1265"/>
            </w:del>
          </w:p>
        </w:tc>
        <w:tc>
          <w:tcPr>
            <w:tcW w:w="1528" w:type="pct"/>
            <w:shd w:val="clear" w:color="auto" w:fill="auto"/>
            <w:hideMark/>
          </w:tcPr>
          <w:p w14:paraId="17BC5701" w14:textId="219AE8A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66" w:author="COUTIN Stéphane" w:date="2024-04-30T15:12:00Z"/>
                <w:rFonts w:eastAsia="Times New Roman"/>
                <w:color w:val="000000"/>
                <w:sz w:val="18"/>
                <w:szCs w:val="18"/>
                <w:lang w:eastAsia="fr-FR"/>
              </w:rPr>
            </w:pPr>
            <w:del w:id="1267" w:author="COUTIN Stéphane" w:date="2024-04-30T15:12:00Z">
              <w:r w:rsidRPr="00EA7180" w:rsidDel="00282205">
                <w:rPr>
                  <w:rFonts w:eastAsia="Times New Roman"/>
                  <w:color w:val="000000"/>
                  <w:sz w:val="18"/>
                  <w:szCs w:val="18"/>
                  <w:lang w:eastAsia="fr-FR"/>
                </w:rPr>
                <w:delText>Période pendant laquelle se déroule la formation, du début des cours jusqu’à la fin des examens.</w:delText>
              </w:r>
              <w:bookmarkStart w:id="1268" w:name="_Toc165383518"/>
              <w:bookmarkEnd w:id="1268"/>
            </w:del>
          </w:p>
        </w:tc>
        <w:tc>
          <w:tcPr>
            <w:tcW w:w="1095" w:type="pct"/>
            <w:shd w:val="clear" w:color="auto" w:fill="auto"/>
            <w:hideMark/>
          </w:tcPr>
          <w:p w14:paraId="686F0A7B" w14:textId="536B930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69" w:author="COUTIN Stéphane" w:date="2024-04-30T15:12:00Z"/>
                <w:rFonts w:eastAsia="Times New Roman"/>
                <w:color w:val="000000"/>
                <w:sz w:val="18"/>
                <w:szCs w:val="18"/>
                <w:lang w:eastAsia="fr-FR"/>
              </w:rPr>
            </w:pPr>
            <w:del w:id="1270" w:author="COUTIN Stéphane" w:date="2024-04-30T15:12:00Z">
              <w:r w:rsidRPr="00EA7180" w:rsidDel="00282205">
                <w:rPr>
                  <w:rFonts w:eastAsia="Times New Roman"/>
                  <w:color w:val="000000"/>
                  <w:sz w:val="18"/>
                  <w:szCs w:val="18"/>
                  <w:lang w:eastAsia="fr-FR"/>
                </w:rPr>
                <w:delText>(code_periode)</w:delText>
              </w:r>
              <w:bookmarkStart w:id="1271" w:name="_Toc165383519"/>
              <w:bookmarkEnd w:id="1271"/>
            </w:del>
          </w:p>
        </w:tc>
        <w:tc>
          <w:tcPr>
            <w:tcW w:w="1092" w:type="pct"/>
            <w:shd w:val="clear" w:color="auto" w:fill="auto"/>
            <w:hideMark/>
          </w:tcPr>
          <w:p w14:paraId="06F1FB03" w14:textId="29F2E35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72" w:author="COUTIN Stéphane" w:date="2024-04-30T15:12:00Z"/>
                <w:rFonts w:eastAsia="Times New Roman"/>
                <w:color w:val="000000"/>
                <w:sz w:val="18"/>
                <w:szCs w:val="18"/>
                <w:lang w:eastAsia="fr-FR"/>
              </w:rPr>
            </w:pPr>
            <w:del w:id="1273" w:author="COUTIN Stéphane" w:date="2024-04-30T15:12:00Z">
              <w:r w:rsidRPr="00EA7180" w:rsidDel="00282205">
                <w:rPr>
                  <w:rFonts w:eastAsia="Times New Roman"/>
                  <w:color w:val="000000"/>
                  <w:sz w:val="18"/>
                  <w:szCs w:val="18"/>
                  <w:lang w:eastAsia="fr-FR"/>
                </w:rPr>
                <w:delText>schema_mof.periode</w:delText>
              </w:r>
              <w:bookmarkStart w:id="1274" w:name="_Toc165383520"/>
              <w:bookmarkEnd w:id="1274"/>
            </w:del>
          </w:p>
        </w:tc>
        <w:bookmarkStart w:id="1275" w:name="_Toc165383521"/>
        <w:bookmarkEnd w:id="1275"/>
      </w:tr>
      <w:tr w:rsidR="00EA7180" w:rsidRPr="00EA7180" w:rsidDel="00282205" w14:paraId="1E6BD9E4" w14:textId="147F3136" w:rsidTr="00EA7180">
        <w:trPr>
          <w:trHeight w:val="360"/>
          <w:del w:id="1276" w:author="COUTIN Stéphane" w:date="2024-04-30T15:12:00Z"/>
        </w:trPr>
        <w:tc>
          <w:tcPr>
            <w:tcW w:w="921" w:type="pct"/>
            <w:shd w:val="clear" w:color="auto" w:fill="auto"/>
            <w:hideMark/>
          </w:tcPr>
          <w:p w14:paraId="40679E08" w14:textId="286020F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77" w:author="COUTIN Stéphane" w:date="2024-04-30T15:12:00Z"/>
                <w:rFonts w:eastAsia="Times New Roman"/>
                <w:color w:val="000000"/>
                <w:sz w:val="18"/>
                <w:szCs w:val="18"/>
                <w:lang w:eastAsia="fr-FR"/>
              </w:rPr>
            </w:pPr>
            <w:del w:id="1278" w:author="COUTIN Stéphane" w:date="2024-04-30T15:12:00Z">
              <w:r w:rsidRPr="00EA7180" w:rsidDel="00282205">
                <w:rPr>
                  <w:rFonts w:eastAsia="Times New Roman"/>
                  <w:color w:val="000000"/>
                  <w:sz w:val="18"/>
                  <w:szCs w:val="18"/>
                  <w:lang w:eastAsia="fr-FR"/>
                </w:rPr>
                <w:delText>personne</w:delText>
              </w:r>
              <w:bookmarkStart w:id="1279" w:name="_Toc165383522"/>
              <w:bookmarkEnd w:id="1279"/>
            </w:del>
          </w:p>
        </w:tc>
        <w:tc>
          <w:tcPr>
            <w:tcW w:w="364" w:type="pct"/>
            <w:shd w:val="clear" w:color="auto" w:fill="auto"/>
            <w:hideMark/>
          </w:tcPr>
          <w:p w14:paraId="7729C546" w14:textId="7F2FB78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80" w:author="COUTIN Stéphane" w:date="2024-04-30T15:12:00Z"/>
                <w:rFonts w:eastAsia="Times New Roman"/>
                <w:color w:val="000000"/>
                <w:sz w:val="18"/>
                <w:szCs w:val="18"/>
                <w:lang w:eastAsia="fr-FR"/>
              </w:rPr>
            </w:pPr>
            <w:del w:id="1281" w:author="COUTIN Stéphane" w:date="2024-04-30T15:12:00Z">
              <w:r w:rsidRPr="00EA7180" w:rsidDel="00282205">
                <w:rPr>
                  <w:rFonts w:eastAsia="Times New Roman"/>
                  <w:color w:val="000000"/>
                  <w:sz w:val="18"/>
                  <w:szCs w:val="18"/>
                  <w:lang w:eastAsia="fr-FR"/>
                </w:rPr>
                <w:delText>REF</w:delText>
              </w:r>
              <w:bookmarkStart w:id="1282" w:name="_Toc165383523"/>
              <w:bookmarkEnd w:id="1282"/>
            </w:del>
          </w:p>
        </w:tc>
        <w:tc>
          <w:tcPr>
            <w:tcW w:w="1528" w:type="pct"/>
            <w:shd w:val="clear" w:color="auto" w:fill="auto"/>
            <w:hideMark/>
          </w:tcPr>
          <w:p w14:paraId="1881FA7B" w14:textId="7928033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83" w:author="COUTIN Stéphane" w:date="2024-04-30T15:12:00Z"/>
                <w:rFonts w:eastAsia="Times New Roman"/>
                <w:color w:val="000000"/>
                <w:sz w:val="18"/>
                <w:szCs w:val="18"/>
                <w:lang w:eastAsia="fr-FR"/>
              </w:rPr>
            </w:pPr>
            <w:del w:id="1284" w:author="COUTIN Stéphane" w:date="2024-04-30T15:12:00Z">
              <w:r w:rsidRPr="00EA7180" w:rsidDel="00282205">
                <w:rPr>
                  <w:rFonts w:eastAsia="Times New Roman"/>
                  <w:color w:val="000000"/>
                  <w:sz w:val="18"/>
                  <w:szCs w:val="18"/>
                  <w:lang w:eastAsia="fr-FR"/>
                </w:rPr>
                <w:delText>Individu physique identifiée dans le système d’information de l’établissement</w:delText>
              </w:r>
              <w:bookmarkStart w:id="1285" w:name="_Toc165383524"/>
              <w:bookmarkEnd w:id="1285"/>
            </w:del>
          </w:p>
        </w:tc>
        <w:tc>
          <w:tcPr>
            <w:tcW w:w="1095" w:type="pct"/>
            <w:shd w:val="clear" w:color="auto" w:fill="auto"/>
            <w:hideMark/>
          </w:tcPr>
          <w:p w14:paraId="7908A200" w14:textId="26E9F5F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86" w:author="COUTIN Stéphane" w:date="2024-04-30T15:12:00Z"/>
                <w:rFonts w:eastAsia="Times New Roman"/>
                <w:color w:val="000000"/>
                <w:sz w:val="18"/>
                <w:szCs w:val="18"/>
                <w:lang w:eastAsia="fr-FR"/>
              </w:rPr>
            </w:pPr>
            <w:del w:id="1287" w:author="COUTIN Stéphane" w:date="2024-04-30T15:12:00Z">
              <w:r w:rsidRPr="00EA7180" w:rsidDel="00282205">
                <w:rPr>
                  <w:rFonts w:eastAsia="Times New Roman"/>
                  <w:color w:val="000000"/>
                  <w:sz w:val="18"/>
                  <w:szCs w:val="18"/>
                  <w:lang w:eastAsia="fr-FR"/>
                </w:rPr>
                <w:delText>(code_personne)</w:delText>
              </w:r>
              <w:r w:rsidRPr="00EA7180" w:rsidDel="00282205">
                <w:rPr>
                  <w:rFonts w:eastAsia="Times New Roman"/>
                  <w:color w:val="000000"/>
                  <w:sz w:val="18"/>
                  <w:szCs w:val="18"/>
                  <w:lang w:eastAsia="fr-FR"/>
                </w:rPr>
                <w:br/>
                <w:delText>dans la table Bdd : champ nommé code_metier</w:delText>
              </w:r>
              <w:bookmarkStart w:id="1288" w:name="_Toc165383525"/>
              <w:bookmarkEnd w:id="1288"/>
            </w:del>
          </w:p>
        </w:tc>
        <w:tc>
          <w:tcPr>
            <w:tcW w:w="1092" w:type="pct"/>
            <w:shd w:val="clear" w:color="auto" w:fill="auto"/>
            <w:hideMark/>
          </w:tcPr>
          <w:p w14:paraId="5B3BC11A" w14:textId="70EECEC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89" w:author="COUTIN Stéphane" w:date="2024-04-30T15:12:00Z"/>
                <w:rFonts w:eastAsia="Times New Roman"/>
                <w:color w:val="000000"/>
                <w:sz w:val="18"/>
                <w:szCs w:val="18"/>
                <w:lang w:eastAsia="fr-FR"/>
              </w:rPr>
            </w:pPr>
            <w:del w:id="1290" w:author="COUTIN Stéphane" w:date="2024-04-30T15:12:00Z">
              <w:r w:rsidRPr="00EA7180" w:rsidDel="00282205">
                <w:rPr>
                  <w:rFonts w:eastAsia="Times New Roman"/>
                  <w:color w:val="000000"/>
                  <w:sz w:val="18"/>
                  <w:szCs w:val="18"/>
                  <w:lang w:eastAsia="fr-FR"/>
                </w:rPr>
                <w:delText>schema_ref.personne</w:delText>
              </w:r>
              <w:bookmarkStart w:id="1291" w:name="_Toc165383526"/>
              <w:bookmarkEnd w:id="1291"/>
            </w:del>
          </w:p>
        </w:tc>
        <w:bookmarkStart w:id="1292" w:name="_Toc165383527"/>
        <w:bookmarkEnd w:id="1292"/>
      </w:tr>
      <w:tr w:rsidR="00EA7180" w:rsidRPr="00EA7180" w:rsidDel="00282205" w14:paraId="75442DFF" w14:textId="0D431E38" w:rsidTr="00EA7180">
        <w:trPr>
          <w:trHeight w:val="360"/>
          <w:del w:id="1293" w:author="COUTIN Stéphane" w:date="2024-04-30T15:12:00Z"/>
        </w:trPr>
        <w:tc>
          <w:tcPr>
            <w:tcW w:w="921" w:type="pct"/>
            <w:shd w:val="clear" w:color="auto" w:fill="auto"/>
            <w:hideMark/>
          </w:tcPr>
          <w:p w14:paraId="2A92B255" w14:textId="1956F98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94" w:author="COUTIN Stéphane" w:date="2024-04-30T15:12:00Z"/>
                <w:rFonts w:eastAsia="Times New Roman"/>
                <w:color w:val="000000"/>
                <w:sz w:val="18"/>
                <w:szCs w:val="18"/>
                <w:lang w:eastAsia="fr-FR"/>
              </w:rPr>
            </w:pPr>
            <w:del w:id="1295" w:author="COUTIN Stéphane" w:date="2024-04-30T15:12:00Z">
              <w:r w:rsidRPr="00EA7180" w:rsidDel="00282205">
                <w:rPr>
                  <w:rFonts w:eastAsia="Times New Roman"/>
                  <w:color w:val="000000"/>
                  <w:sz w:val="18"/>
                  <w:szCs w:val="18"/>
                  <w:lang w:eastAsia="fr-FR"/>
                </w:rPr>
                <w:delText>quittance</w:delText>
              </w:r>
              <w:bookmarkStart w:id="1296" w:name="_Toc165383528"/>
              <w:bookmarkEnd w:id="1296"/>
            </w:del>
          </w:p>
        </w:tc>
        <w:tc>
          <w:tcPr>
            <w:tcW w:w="364" w:type="pct"/>
            <w:shd w:val="clear" w:color="auto" w:fill="auto"/>
            <w:hideMark/>
          </w:tcPr>
          <w:p w14:paraId="45028A8A" w14:textId="3BCEB3E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297" w:author="COUTIN Stéphane" w:date="2024-04-30T15:12:00Z"/>
                <w:rFonts w:eastAsia="Times New Roman"/>
                <w:color w:val="000000"/>
                <w:sz w:val="18"/>
                <w:szCs w:val="18"/>
                <w:lang w:eastAsia="fr-FR"/>
              </w:rPr>
            </w:pPr>
            <w:del w:id="1298" w:author="COUTIN Stéphane" w:date="2024-04-30T15:12:00Z">
              <w:r w:rsidRPr="00EA7180" w:rsidDel="00282205">
                <w:rPr>
                  <w:rFonts w:eastAsia="Times New Roman"/>
                  <w:color w:val="000000"/>
                  <w:sz w:val="18"/>
                  <w:szCs w:val="18"/>
                  <w:lang w:eastAsia="fr-FR"/>
                </w:rPr>
                <w:delText>PAI</w:delText>
              </w:r>
              <w:bookmarkStart w:id="1299" w:name="_Toc165383529"/>
              <w:bookmarkEnd w:id="1299"/>
            </w:del>
          </w:p>
        </w:tc>
        <w:tc>
          <w:tcPr>
            <w:tcW w:w="1528" w:type="pct"/>
            <w:shd w:val="clear" w:color="auto" w:fill="auto"/>
            <w:hideMark/>
          </w:tcPr>
          <w:p w14:paraId="0D89997E" w14:textId="09209A1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00" w:author="COUTIN Stéphane" w:date="2024-04-30T15:12:00Z"/>
                <w:rFonts w:eastAsia="Times New Roman"/>
                <w:color w:val="000000"/>
                <w:sz w:val="18"/>
                <w:szCs w:val="18"/>
                <w:lang w:eastAsia="fr-FR"/>
              </w:rPr>
            </w:pPr>
            <w:del w:id="1301" w:author="COUTIN Stéphane" w:date="2024-04-30T15:12:00Z">
              <w:r w:rsidRPr="00EA7180" w:rsidDel="00282205">
                <w:rPr>
                  <w:rFonts w:eastAsia="Times New Roman"/>
                  <w:color w:val="000000"/>
                  <w:sz w:val="18"/>
                  <w:szCs w:val="18"/>
                  <w:lang w:eastAsia="fr-FR"/>
                </w:rPr>
                <w:delText>Atteste du paiement de l'apprenant</w:delText>
              </w:r>
              <w:bookmarkStart w:id="1302" w:name="_Toc165383530"/>
              <w:bookmarkEnd w:id="1302"/>
            </w:del>
          </w:p>
        </w:tc>
        <w:tc>
          <w:tcPr>
            <w:tcW w:w="1095" w:type="pct"/>
            <w:shd w:val="clear" w:color="auto" w:fill="auto"/>
            <w:hideMark/>
          </w:tcPr>
          <w:p w14:paraId="154E28EF" w14:textId="57CD08E3"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03" w:author="COUTIN Stéphane" w:date="2024-04-30T15:12:00Z"/>
                <w:rFonts w:eastAsia="Times New Roman"/>
                <w:color w:val="000000"/>
                <w:sz w:val="18"/>
                <w:szCs w:val="18"/>
                <w:lang w:eastAsia="fr-FR"/>
              </w:rPr>
            </w:pPr>
            <w:del w:id="1304" w:author="COUTIN Stéphane" w:date="2024-04-30T15:12:00Z">
              <w:r w:rsidRPr="00EA7180" w:rsidDel="00282205">
                <w:rPr>
                  <w:rFonts w:eastAsia="Times New Roman"/>
                  <w:color w:val="000000"/>
                  <w:sz w:val="18"/>
                  <w:szCs w:val="18"/>
                  <w:lang w:eastAsia="fr-FR"/>
                </w:rPr>
                <w:delText>(numero_facture)</w:delText>
              </w:r>
              <w:bookmarkStart w:id="1305" w:name="_Toc165383531"/>
              <w:bookmarkEnd w:id="1305"/>
            </w:del>
          </w:p>
        </w:tc>
        <w:tc>
          <w:tcPr>
            <w:tcW w:w="1092" w:type="pct"/>
            <w:shd w:val="clear" w:color="auto" w:fill="auto"/>
            <w:hideMark/>
          </w:tcPr>
          <w:p w14:paraId="72850CAD" w14:textId="3901987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06" w:author="COUTIN Stéphane" w:date="2024-04-30T15:12:00Z"/>
                <w:rFonts w:eastAsia="Times New Roman"/>
                <w:color w:val="000000"/>
                <w:sz w:val="18"/>
                <w:szCs w:val="18"/>
                <w:lang w:eastAsia="fr-FR"/>
              </w:rPr>
            </w:pPr>
            <w:del w:id="1307" w:author="COUTIN Stéphane" w:date="2024-04-30T15:12:00Z">
              <w:r w:rsidRPr="00EA7180" w:rsidDel="00282205">
                <w:rPr>
                  <w:rFonts w:eastAsia="Times New Roman"/>
                  <w:color w:val="000000"/>
                  <w:sz w:val="18"/>
                  <w:szCs w:val="18"/>
                  <w:lang w:eastAsia="fr-FR"/>
                </w:rPr>
                <w:delText>schema_pai.facture</w:delText>
              </w:r>
              <w:bookmarkStart w:id="1308" w:name="_Toc165383532"/>
              <w:bookmarkEnd w:id="1308"/>
            </w:del>
          </w:p>
        </w:tc>
        <w:bookmarkStart w:id="1309" w:name="_Toc165383533"/>
        <w:bookmarkEnd w:id="1309"/>
      </w:tr>
      <w:tr w:rsidR="00EA7180" w:rsidRPr="00EA7180" w:rsidDel="00282205" w14:paraId="3199A7D0" w14:textId="5ABFE8CC" w:rsidTr="00EA7180">
        <w:trPr>
          <w:trHeight w:val="360"/>
          <w:del w:id="1310" w:author="COUTIN Stéphane" w:date="2024-04-30T15:12:00Z"/>
        </w:trPr>
        <w:tc>
          <w:tcPr>
            <w:tcW w:w="921" w:type="pct"/>
            <w:shd w:val="clear" w:color="auto" w:fill="auto"/>
            <w:hideMark/>
          </w:tcPr>
          <w:p w14:paraId="53A5983B" w14:textId="6ED2B38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11" w:author="COUTIN Stéphane" w:date="2024-04-30T15:12:00Z"/>
                <w:rFonts w:eastAsia="Times New Roman"/>
                <w:color w:val="000000"/>
                <w:sz w:val="18"/>
                <w:szCs w:val="18"/>
                <w:lang w:eastAsia="fr-FR"/>
              </w:rPr>
            </w:pPr>
            <w:del w:id="1312" w:author="COUTIN Stéphane" w:date="2024-04-30T15:12:00Z">
              <w:r w:rsidRPr="00EA7180" w:rsidDel="00282205">
                <w:rPr>
                  <w:rFonts w:eastAsia="Times New Roman"/>
                  <w:color w:val="000000"/>
                  <w:sz w:val="18"/>
                  <w:szCs w:val="18"/>
                  <w:lang w:eastAsia="fr-FR"/>
                </w:rPr>
                <w:delText>responsable</w:delText>
              </w:r>
              <w:bookmarkStart w:id="1313" w:name="_Toc165383534"/>
              <w:bookmarkEnd w:id="1313"/>
            </w:del>
          </w:p>
        </w:tc>
        <w:tc>
          <w:tcPr>
            <w:tcW w:w="364" w:type="pct"/>
            <w:shd w:val="clear" w:color="auto" w:fill="auto"/>
            <w:hideMark/>
          </w:tcPr>
          <w:p w14:paraId="013E6B50" w14:textId="089661F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14" w:author="COUTIN Stéphane" w:date="2024-04-30T15:12:00Z"/>
                <w:rFonts w:eastAsia="Times New Roman"/>
                <w:color w:val="000000"/>
                <w:sz w:val="18"/>
                <w:szCs w:val="18"/>
                <w:lang w:eastAsia="fr-FR"/>
              </w:rPr>
            </w:pPr>
            <w:del w:id="1315" w:author="COUTIN Stéphane" w:date="2024-04-30T15:12:00Z">
              <w:r w:rsidRPr="00EA7180" w:rsidDel="00282205">
                <w:rPr>
                  <w:rFonts w:eastAsia="Times New Roman"/>
                  <w:color w:val="000000"/>
                  <w:sz w:val="18"/>
                  <w:szCs w:val="18"/>
                  <w:lang w:eastAsia="fr-FR"/>
                </w:rPr>
                <w:delText>REF</w:delText>
              </w:r>
              <w:bookmarkStart w:id="1316" w:name="_Toc165383535"/>
              <w:bookmarkEnd w:id="1316"/>
            </w:del>
          </w:p>
        </w:tc>
        <w:tc>
          <w:tcPr>
            <w:tcW w:w="1528" w:type="pct"/>
            <w:shd w:val="clear" w:color="auto" w:fill="auto"/>
            <w:hideMark/>
          </w:tcPr>
          <w:p w14:paraId="52A78366" w14:textId="131CAAB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17" w:author="COUTIN Stéphane" w:date="2024-04-30T15:12:00Z"/>
                <w:rFonts w:eastAsia="Times New Roman"/>
                <w:color w:val="000000"/>
                <w:sz w:val="18"/>
                <w:szCs w:val="18"/>
                <w:lang w:eastAsia="fr-FR"/>
              </w:rPr>
            </w:pPr>
            <w:del w:id="1318" w:author="COUTIN Stéphane" w:date="2024-04-30T15:12:00Z">
              <w:r w:rsidRPr="00EA7180" w:rsidDel="00282205">
                <w:rPr>
                  <w:rFonts w:eastAsia="Times New Roman"/>
                  <w:color w:val="000000"/>
                  <w:sz w:val="18"/>
                  <w:szCs w:val="18"/>
                  <w:lang w:eastAsia="fr-FR"/>
                </w:rPr>
                <w:delText xml:space="preserve">Responsable associée à une ou plusieurs structures. </w:delText>
              </w:r>
              <w:bookmarkStart w:id="1319" w:name="_Toc165383536"/>
              <w:bookmarkEnd w:id="1319"/>
            </w:del>
          </w:p>
        </w:tc>
        <w:tc>
          <w:tcPr>
            <w:tcW w:w="1095" w:type="pct"/>
            <w:shd w:val="clear" w:color="auto" w:fill="auto"/>
            <w:hideMark/>
          </w:tcPr>
          <w:p w14:paraId="0DC1E4AA" w14:textId="466BF1F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20" w:author="COUTIN Stéphane" w:date="2024-04-30T15:12:00Z"/>
                <w:rFonts w:eastAsia="Times New Roman"/>
                <w:color w:val="000000"/>
                <w:sz w:val="18"/>
                <w:szCs w:val="18"/>
                <w:lang w:eastAsia="fr-FR"/>
              </w:rPr>
            </w:pPr>
            <w:del w:id="1321" w:author="COUTIN Stéphane" w:date="2024-04-30T15:12:00Z">
              <w:r w:rsidRPr="00EA7180" w:rsidDel="00282205">
                <w:rPr>
                  <w:rFonts w:eastAsia="Times New Roman"/>
                  <w:color w:val="000000"/>
                  <w:sz w:val="18"/>
                  <w:szCs w:val="18"/>
                  <w:lang w:eastAsia="fr-FR"/>
                </w:rPr>
                <w:delText>Pas de clé fonctionnelle</w:delText>
              </w:r>
              <w:bookmarkStart w:id="1322" w:name="_Toc165383537"/>
              <w:bookmarkEnd w:id="1322"/>
            </w:del>
          </w:p>
        </w:tc>
        <w:tc>
          <w:tcPr>
            <w:tcW w:w="1092" w:type="pct"/>
            <w:shd w:val="clear" w:color="auto" w:fill="auto"/>
            <w:hideMark/>
          </w:tcPr>
          <w:p w14:paraId="626E03EE" w14:textId="0661387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23" w:author="COUTIN Stéphane" w:date="2024-04-30T15:12:00Z"/>
                <w:rFonts w:eastAsia="Times New Roman"/>
                <w:color w:val="000000"/>
                <w:sz w:val="18"/>
                <w:szCs w:val="18"/>
                <w:lang w:eastAsia="fr-FR"/>
              </w:rPr>
            </w:pPr>
            <w:del w:id="1324" w:author="COUTIN Stéphane" w:date="2024-04-30T15:12:00Z">
              <w:r w:rsidRPr="00EA7180" w:rsidDel="00282205">
                <w:rPr>
                  <w:rFonts w:eastAsia="Times New Roman"/>
                  <w:color w:val="000000"/>
                  <w:sz w:val="18"/>
                  <w:szCs w:val="18"/>
                  <w:lang w:eastAsia="fr-FR"/>
                </w:rPr>
                <w:delText>schema_ref.responsable et schema_ref.structure_responsable_asso</w:delText>
              </w:r>
              <w:bookmarkStart w:id="1325" w:name="_Toc165383538"/>
              <w:bookmarkEnd w:id="1325"/>
            </w:del>
          </w:p>
        </w:tc>
        <w:bookmarkStart w:id="1326" w:name="_Toc165383539"/>
        <w:bookmarkEnd w:id="1326"/>
      </w:tr>
      <w:tr w:rsidR="00EA7180" w:rsidRPr="00EA7180" w:rsidDel="00282205" w14:paraId="0072F178" w14:textId="36A92F26" w:rsidTr="00EA7180">
        <w:trPr>
          <w:trHeight w:val="360"/>
          <w:del w:id="1327" w:author="COUTIN Stéphane" w:date="2024-04-30T15:12:00Z"/>
        </w:trPr>
        <w:tc>
          <w:tcPr>
            <w:tcW w:w="921" w:type="pct"/>
            <w:shd w:val="clear" w:color="auto" w:fill="auto"/>
            <w:hideMark/>
          </w:tcPr>
          <w:p w14:paraId="6EC7B50B" w14:textId="7521482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28" w:author="COUTIN Stéphane" w:date="2024-04-30T15:12:00Z"/>
                <w:rFonts w:eastAsia="Times New Roman"/>
                <w:color w:val="000000"/>
                <w:sz w:val="18"/>
                <w:szCs w:val="18"/>
                <w:lang w:eastAsia="fr-FR"/>
              </w:rPr>
            </w:pPr>
            <w:del w:id="1329" w:author="COUTIN Stéphane" w:date="2024-04-30T15:12:00Z">
              <w:r w:rsidRPr="00EA7180" w:rsidDel="00282205">
                <w:rPr>
                  <w:rFonts w:eastAsia="Times New Roman"/>
                  <w:color w:val="000000"/>
                  <w:sz w:val="18"/>
                  <w:szCs w:val="18"/>
                  <w:lang w:eastAsia="fr-FR"/>
                </w:rPr>
                <w:delText>structure</w:delText>
              </w:r>
              <w:bookmarkStart w:id="1330" w:name="_Toc165383540"/>
              <w:bookmarkEnd w:id="1330"/>
            </w:del>
          </w:p>
        </w:tc>
        <w:tc>
          <w:tcPr>
            <w:tcW w:w="364" w:type="pct"/>
            <w:shd w:val="clear" w:color="auto" w:fill="auto"/>
            <w:hideMark/>
          </w:tcPr>
          <w:p w14:paraId="12C0BDF8" w14:textId="1F5E715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31" w:author="COUTIN Stéphane" w:date="2024-04-30T15:12:00Z"/>
                <w:rFonts w:eastAsia="Times New Roman"/>
                <w:color w:val="000000"/>
                <w:sz w:val="18"/>
                <w:szCs w:val="18"/>
                <w:lang w:eastAsia="fr-FR"/>
              </w:rPr>
            </w:pPr>
            <w:del w:id="1332" w:author="COUTIN Stéphane" w:date="2024-04-30T15:12:00Z">
              <w:r w:rsidRPr="00EA7180" w:rsidDel="00282205">
                <w:rPr>
                  <w:rFonts w:eastAsia="Times New Roman"/>
                  <w:color w:val="000000"/>
                  <w:sz w:val="18"/>
                  <w:szCs w:val="18"/>
                  <w:lang w:eastAsia="fr-FR"/>
                </w:rPr>
                <w:delText>REF</w:delText>
              </w:r>
              <w:bookmarkStart w:id="1333" w:name="_Toc165383541"/>
              <w:bookmarkEnd w:id="1333"/>
            </w:del>
          </w:p>
        </w:tc>
        <w:tc>
          <w:tcPr>
            <w:tcW w:w="1528" w:type="pct"/>
            <w:shd w:val="clear" w:color="auto" w:fill="auto"/>
            <w:hideMark/>
          </w:tcPr>
          <w:p w14:paraId="07449243" w14:textId="04226AF4"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34" w:author="COUTIN Stéphane" w:date="2024-04-30T15:12:00Z"/>
                <w:rFonts w:eastAsia="Times New Roman"/>
                <w:color w:val="000000"/>
                <w:sz w:val="18"/>
                <w:szCs w:val="18"/>
                <w:lang w:eastAsia="fr-FR"/>
              </w:rPr>
            </w:pPr>
            <w:del w:id="1335" w:author="COUTIN Stéphane" w:date="2024-04-30T15:12:00Z">
              <w:r w:rsidRPr="00EA7180" w:rsidDel="00282205">
                <w:rPr>
                  <w:rFonts w:eastAsia="Times New Roman"/>
                  <w:color w:val="000000"/>
                  <w:sz w:val="18"/>
                  <w:szCs w:val="18"/>
                  <w:lang w:eastAsia="fr-FR"/>
                </w:rPr>
                <w:delText>Entité utilisée pour le fonctionnement et l’organisation. Ces structures peuvent avoir une existence juridique ou non. Elles sont pérennes et ne sont pas spécifiques à la scolarité. Elles ne sont pas saisies dans Pegase mais issues du référentiel de l’établissement. Ces structures sont liées et servent entre autre chose à la gestion des habilitations des utilisateurs. (ex : Groupement d’établissements, établissement, composante, service,…)</w:delText>
              </w:r>
              <w:bookmarkStart w:id="1336" w:name="_Toc165383542"/>
              <w:bookmarkEnd w:id="1336"/>
            </w:del>
          </w:p>
        </w:tc>
        <w:tc>
          <w:tcPr>
            <w:tcW w:w="1095" w:type="pct"/>
            <w:shd w:val="clear" w:color="auto" w:fill="auto"/>
            <w:hideMark/>
          </w:tcPr>
          <w:p w14:paraId="487CCC28" w14:textId="087BC867"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37" w:author="COUTIN Stéphane" w:date="2024-04-30T15:12:00Z"/>
                <w:rFonts w:eastAsia="Times New Roman"/>
                <w:color w:val="000000"/>
                <w:sz w:val="18"/>
                <w:szCs w:val="18"/>
                <w:lang w:eastAsia="fr-FR"/>
              </w:rPr>
            </w:pPr>
            <w:del w:id="1338" w:author="COUTIN Stéphane" w:date="2024-04-30T15:12:00Z">
              <w:r w:rsidRPr="00EA7180" w:rsidDel="00282205">
                <w:rPr>
                  <w:rFonts w:eastAsia="Times New Roman"/>
                  <w:color w:val="000000"/>
                  <w:sz w:val="18"/>
                  <w:szCs w:val="18"/>
                  <w:lang w:eastAsia="fr-FR"/>
                </w:rPr>
                <w:delText>code_structure</w:delText>
              </w:r>
              <w:bookmarkStart w:id="1339" w:name="_Toc165383543"/>
              <w:bookmarkEnd w:id="1339"/>
            </w:del>
          </w:p>
        </w:tc>
        <w:tc>
          <w:tcPr>
            <w:tcW w:w="1092" w:type="pct"/>
            <w:shd w:val="clear" w:color="auto" w:fill="auto"/>
            <w:hideMark/>
          </w:tcPr>
          <w:p w14:paraId="76B10753" w14:textId="662BBAC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40" w:author="COUTIN Stéphane" w:date="2024-04-30T15:12:00Z"/>
                <w:rFonts w:eastAsia="Times New Roman"/>
                <w:color w:val="000000"/>
                <w:sz w:val="18"/>
                <w:szCs w:val="18"/>
                <w:lang w:eastAsia="fr-FR"/>
              </w:rPr>
            </w:pPr>
            <w:del w:id="1341" w:author="COUTIN Stéphane" w:date="2024-04-30T15:12:00Z">
              <w:r w:rsidRPr="00EA7180" w:rsidDel="00282205">
                <w:rPr>
                  <w:rFonts w:eastAsia="Times New Roman"/>
                  <w:color w:val="000000"/>
                  <w:sz w:val="18"/>
                  <w:szCs w:val="18"/>
                  <w:lang w:eastAsia="fr-FR"/>
                </w:rPr>
                <w:delText>schema_ref.structure</w:delText>
              </w:r>
              <w:bookmarkStart w:id="1342" w:name="_Toc165383544"/>
              <w:bookmarkEnd w:id="1342"/>
            </w:del>
          </w:p>
        </w:tc>
        <w:bookmarkStart w:id="1343" w:name="_Toc165383545"/>
        <w:bookmarkEnd w:id="1343"/>
      </w:tr>
      <w:tr w:rsidR="00EA7180" w:rsidRPr="00EA7180" w:rsidDel="00282205" w14:paraId="6A1866C8" w14:textId="027C16B5" w:rsidTr="00EA7180">
        <w:trPr>
          <w:trHeight w:val="360"/>
          <w:del w:id="1344" w:author="COUTIN Stéphane" w:date="2024-04-30T15:12:00Z"/>
        </w:trPr>
        <w:tc>
          <w:tcPr>
            <w:tcW w:w="921" w:type="pct"/>
            <w:shd w:val="clear" w:color="auto" w:fill="auto"/>
            <w:hideMark/>
          </w:tcPr>
          <w:p w14:paraId="54A634E0" w14:textId="11F0B57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45" w:author="COUTIN Stéphane" w:date="2024-04-30T15:12:00Z"/>
                <w:rFonts w:eastAsia="Times New Roman"/>
                <w:color w:val="000000"/>
                <w:sz w:val="18"/>
                <w:szCs w:val="18"/>
                <w:lang w:eastAsia="fr-FR"/>
              </w:rPr>
            </w:pPr>
            <w:del w:id="1346" w:author="COUTIN Stéphane" w:date="2024-04-30T15:12:00Z">
              <w:r w:rsidRPr="00EA7180" w:rsidDel="00282205">
                <w:rPr>
                  <w:rFonts w:eastAsia="Times New Roman"/>
                  <w:color w:val="000000"/>
                  <w:sz w:val="18"/>
                  <w:szCs w:val="18"/>
                  <w:lang w:eastAsia="fr-FR"/>
                </w:rPr>
                <w:delText>tarification</w:delText>
              </w:r>
              <w:bookmarkStart w:id="1347" w:name="_Toc165383546"/>
              <w:bookmarkEnd w:id="1347"/>
            </w:del>
          </w:p>
        </w:tc>
        <w:tc>
          <w:tcPr>
            <w:tcW w:w="364" w:type="pct"/>
            <w:shd w:val="clear" w:color="auto" w:fill="auto"/>
            <w:hideMark/>
          </w:tcPr>
          <w:p w14:paraId="57B956F7" w14:textId="301774A8"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48" w:author="COUTIN Stéphane" w:date="2024-04-30T15:12:00Z"/>
                <w:rFonts w:eastAsia="Times New Roman"/>
                <w:color w:val="000000"/>
                <w:sz w:val="18"/>
                <w:szCs w:val="18"/>
                <w:lang w:eastAsia="fr-FR"/>
              </w:rPr>
            </w:pPr>
            <w:del w:id="1349" w:author="COUTIN Stéphane" w:date="2024-04-30T15:12:00Z">
              <w:r w:rsidRPr="00EA7180" w:rsidDel="00282205">
                <w:rPr>
                  <w:rFonts w:eastAsia="Times New Roman"/>
                  <w:color w:val="000000"/>
                  <w:sz w:val="18"/>
                  <w:szCs w:val="18"/>
                  <w:lang w:eastAsia="fr-FR"/>
                </w:rPr>
                <w:delText>PAI</w:delText>
              </w:r>
              <w:bookmarkStart w:id="1350" w:name="_Toc165383547"/>
              <w:bookmarkEnd w:id="1350"/>
            </w:del>
          </w:p>
        </w:tc>
        <w:tc>
          <w:tcPr>
            <w:tcW w:w="1528" w:type="pct"/>
            <w:shd w:val="clear" w:color="auto" w:fill="auto"/>
            <w:hideMark/>
          </w:tcPr>
          <w:p w14:paraId="7C4A30B2" w14:textId="3C499AAD"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51" w:author="COUTIN Stéphane" w:date="2024-04-30T15:12:00Z"/>
                <w:rFonts w:eastAsia="Times New Roman"/>
                <w:color w:val="000000"/>
                <w:sz w:val="18"/>
                <w:szCs w:val="18"/>
                <w:lang w:eastAsia="fr-FR"/>
              </w:rPr>
            </w:pPr>
            <w:del w:id="1352" w:author="COUTIN Stéphane" w:date="2024-04-30T15:12:00Z">
              <w:r w:rsidRPr="00EA7180" w:rsidDel="00282205">
                <w:rPr>
                  <w:rFonts w:eastAsia="Times New Roman"/>
                  <w:color w:val="000000"/>
                  <w:sz w:val="18"/>
                  <w:szCs w:val="18"/>
                  <w:lang w:eastAsia="fr-FR"/>
                </w:rPr>
                <w:delText>Une tarification permet de regrouper des droits  d'inscription pour les appliquer à une version de maquette de formation mise en œuvre</w:delText>
              </w:r>
              <w:bookmarkStart w:id="1353" w:name="_Toc165383548"/>
              <w:bookmarkEnd w:id="1353"/>
            </w:del>
          </w:p>
        </w:tc>
        <w:tc>
          <w:tcPr>
            <w:tcW w:w="1095" w:type="pct"/>
            <w:shd w:val="clear" w:color="auto" w:fill="auto"/>
            <w:hideMark/>
          </w:tcPr>
          <w:p w14:paraId="5C902EA1" w14:textId="4A26003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54" w:author="COUTIN Stéphane" w:date="2024-04-30T15:12:00Z"/>
                <w:rFonts w:eastAsia="Times New Roman"/>
                <w:color w:val="000000"/>
                <w:sz w:val="18"/>
                <w:szCs w:val="18"/>
                <w:lang w:eastAsia="fr-FR"/>
              </w:rPr>
            </w:pPr>
            <w:del w:id="1355" w:author="COUTIN Stéphane" w:date="2024-04-30T15:12:00Z">
              <w:r w:rsidRPr="00EA7180" w:rsidDel="00282205">
                <w:rPr>
                  <w:rFonts w:eastAsia="Times New Roman"/>
                  <w:color w:val="000000"/>
                  <w:sz w:val="18"/>
                  <w:szCs w:val="18"/>
                  <w:lang w:eastAsia="fr-FR"/>
                </w:rPr>
                <w:delText>(code_tarification)</w:delText>
              </w:r>
              <w:bookmarkStart w:id="1356" w:name="_Toc165383549"/>
              <w:bookmarkEnd w:id="1356"/>
            </w:del>
          </w:p>
        </w:tc>
        <w:tc>
          <w:tcPr>
            <w:tcW w:w="1092" w:type="pct"/>
            <w:shd w:val="clear" w:color="auto" w:fill="auto"/>
            <w:hideMark/>
          </w:tcPr>
          <w:p w14:paraId="2259CCF4" w14:textId="001D636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57" w:author="COUTIN Stéphane" w:date="2024-04-30T15:12:00Z"/>
                <w:rFonts w:eastAsia="Times New Roman"/>
                <w:color w:val="000000"/>
                <w:sz w:val="18"/>
                <w:szCs w:val="18"/>
                <w:lang w:eastAsia="fr-FR"/>
              </w:rPr>
            </w:pPr>
            <w:del w:id="1358" w:author="COUTIN Stéphane" w:date="2024-04-30T15:12:00Z">
              <w:r w:rsidRPr="00EA7180" w:rsidDel="00282205">
                <w:rPr>
                  <w:rFonts w:eastAsia="Times New Roman"/>
                  <w:color w:val="000000"/>
                  <w:sz w:val="18"/>
                  <w:szCs w:val="18"/>
                  <w:lang w:eastAsia="fr-FR"/>
                </w:rPr>
                <w:delText>schema_pai.tarification</w:delText>
              </w:r>
              <w:bookmarkStart w:id="1359" w:name="_Toc165383550"/>
              <w:bookmarkEnd w:id="1359"/>
            </w:del>
          </w:p>
        </w:tc>
        <w:bookmarkStart w:id="1360" w:name="_Toc165383551"/>
        <w:bookmarkEnd w:id="1360"/>
      </w:tr>
      <w:tr w:rsidR="00EA7180" w:rsidRPr="00EA7180" w:rsidDel="00282205" w14:paraId="524E0981" w14:textId="7C8E9FFD" w:rsidTr="00EA7180">
        <w:trPr>
          <w:trHeight w:val="360"/>
          <w:del w:id="1361" w:author="COUTIN Stéphane" w:date="2024-04-30T15:12:00Z"/>
        </w:trPr>
        <w:tc>
          <w:tcPr>
            <w:tcW w:w="921" w:type="pct"/>
            <w:shd w:val="clear" w:color="auto" w:fill="auto"/>
            <w:hideMark/>
          </w:tcPr>
          <w:p w14:paraId="452C050F" w14:textId="597C9C25"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62" w:author="COUTIN Stéphane" w:date="2024-04-30T15:12:00Z"/>
                <w:rFonts w:eastAsia="Times New Roman"/>
                <w:color w:val="000000"/>
                <w:sz w:val="18"/>
                <w:szCs w:val="18"/>
                <w:lang w:eastAsia="fr-FR"/>
              </w:rPr>
            </w:pPr>
            <w:del w:id="1363" w:author="COUTIN Stéphane" w:date="2024-04-30T15:12:00Z">
              <w:r w:rsidRPr="00EA7180" w:rsidDel="00282205">
                <w:rPr>
                  <w:rFonts w:eastAsia="Times New Roman"/>
                  <w:color w:val="000000"/>
                  <w:sz w:val="18"/>
                  <w:szCs w:val="18"/>
                  <w:lang w:eastAsia="fr-FR"/>
                </w:rPr>
                <w:delText>type_heure</w:delText>
              </w:r>
              <w:bookmarkStart w:id="1364" w:name="_Toc165383552"/>
              <w:bookmarkEnd w:id="1364"/>
            </w:del>
          </w:p>
        </w:tc>
        <w:tc>
          <w:tcPr>
            <w:tcW w:w="364" w:type="pct"/>
            <w:shd w:val="clear" w:color="auto" w:fill="auto"/>
            <w:hideMark/>
          </w:tcPr>
          <w:p w14:paraId="3A006E3C" w14:textId="54CEE5E9"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65" w:author="COUTIN Stéphane" w:date="2024-04-30T15:12:00Z"/>
                <w:rFonts w:eastAsia="Times New Roman"/>
                <w:color w:val="000000"/>
                <w:sz w:val="18"/>
                <w:szCs w:val="18"/>
                <w:lang w:eastAsia="fr-FR"/>
              </w:rPr>
            </w:pPr>
            <w:del w:id="1366" w:author="COUTIN Stéphane" w:date="2024-04-30T15:12:00Z">
              <w:r w:rsidRPr="00EA7180" w:rsidDel="00282205">
                <w:rPr>
                  <w:rFonts w:eastAsia="Times New Roman"/>
                  <w:color w:val="000000"/>
                  <w:sz w:val="18"/>
                  <w:szCs w:val="18"/>
                  <w:lang w:eastAsia="fr-FR"/>
                </w:rPr>
                <w:delText>MOF</w:delText>
              </w:r>
              <w:bookmarkStart w:id="1367" w:name="_Toc165383553"/>
              <w:bookmarkEnd w:id="1367"/>
            </w:del>
          </w:p>
        </w:tc>
        <w:tc>
          <w:tcPr>
            <w:tcW w:w="1528" w:type="pct"/>
            <w:shd w:val="clear" w:color="auto" w:fill="auto"/>
            <w:hideMark/>
          </w:tcPr>
          <w:p w14:paraId="3D91B908" w14:textId="42FD68C1"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68" w:author="COUTIN Stéphane" w:date="2024-04-30T15:12:00Z"/>
                <w:rFonts w:eastAsia="Times New Roman"/>
                <w:color w:val="000000"/>
                <w:sz w:val="18"/>
                <w:szCs w:val="18"/>
                <w:lang w:eastAsia="fr-FR"/>
              </w:rPr>
            </w:pPr>
            <w:del w:id="1369" w:author="COUTIN Stéphane" w:date="2024-04-30T15:12:00Z">
              <w:r w:rsidRPr="00EA7180" w:rsidDel="00282205">
                <w:rPr>
                  <w:rFonts w:eastAsia="Times New Roman"/>
                  <w:color w:val="000000"/>
                  <w:sz w:val="18"/>
                  <w:szCs w:val="18"/>
                  <w:lang w:eastAsia="fr-FR"/>
                </w:rPr>
                <w:delText>Valorisation des différents types d'heures associés au format d'enseignement. Porte sur un ojet_maquette.</w:delText>
              </w:r>
              <w:bookmarkStart w:id="1370" w:name="_Toc165383554"/>
              <w:bookmarkEnd w:id="1370"/>
            </w:del>
          </w:p>
        </w:tc>
        <w:tc>
          <w:tcPr>
            <w:tcW w:w="1095" w:type="pct"/>
            <w:shd w:val="clear" w:color="auto" w:fill="auto"/>
            <w:hideMark/>
          </w:tcPr>
          <w:p w14:paraId="090C7007" w14:textId="727A6566"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71" w:author="COUTIN Stéphane" w:date="2024-04-30T15:12:00Z"/>
                <w:rFonts w:eastAsia="Times New Roman"/>
                <w:color w:val="000000"/>
                <w:sz w:val="18"/>
                <w:szCs w:val="18"/>
                <w:lang w:eastAsia="fr-FR"/>
              </w:rPr>
            </w:pPr>
            <w:del w:id="1372" w:author="COUTIN Stéphane" w:date="2024-04-30T15:12:00Z">
              <w:r w:rsidRPr="00EA7180" w:rsidDel="00282205">
                <w:rPr>
                  <w:rFonts w:eastAsia="Times New Roman"/>
                  <w:color w:val="000000"/>
                  <w:sz w:val="18"/>
                  <w:szCs w:val="18"/>
                  <w:lang w:eastAsia="fr-FR"/>
                </w:rPr>
                <w:delText>(idDefinition, code_periode, code_type_heure)</w:delText>
              </w:r>
              <w:bookmarkStart w:id="1373" w:name="_Toc165383555"/>
              <w:bookmarkEnd w:id="1373"/>
            </w:del>
          </w:p>
        </w:tc>
        <w:tc>
          <w:tcPr>
            <w:tcW w:w="1092" w:type="pct"/>
            <w:shd w:val="clear" w:color="auto" w:fill="auto"/>
            <w:hideMark/>
          </w:tcPr>
          <w:p w14:paraId="3D326B60" w14:textId="3D3A31A0"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74" w:author="COUTIN Stéphane" w:date="2024-04-30T15:12:00Z"/>
                <w:rFonts w:eastAsia="Times New Roman"/>
                <w:color w:val="000000"/>
                <w:sz w:val="18"/>
                <w:szCs w:val="18"/>
                <w:lang w:eastAsia="fr-FR"/>
              </w:rPr>
            </w:pPr>
            <w:del w:id="1375" w:author="COUTIN Stéphane" w:date="2024-04-30T15:12:00Z">
              <w:r w:rsidRPr="00EA7180" w:rsidDel="00282205">
                <w:rPr>
                  <w:rFonts w:eastAsia="Times New Roman"/>
                  <w:color w:val="000000"/>
                  <w:sz w:val="18"/>
                  <w:szCs w:val="18"/>
                  <w:lang w:eastAsia="fr-FR"/>
                </w:rPr>
                <w:delText>schema_mof.format_enseignement_type_heure</w:delText>
              </w:r>
              <w:bookmarkStart w:id="1376" w:name="_Toc165383556"/>
              <w:bookmarkEnd w:id="1376"/>
            </w:del>
          </w:p>
        </w:tc>
        <w:bookmarkStart w:id="1377" w:name="_Toc165383557"/>
        <w:bookmarkEnd w:id="1377"/>
      </w:tr>
      <w:tr w:rsidR="00EA7180" w:rsidRPr="00EA7180" w:rsidDel="00282205" w14:paraId="73A3ECED" w14:textId="6E546766" w:rsidTr="00EA7180">
        <w:trPr>
          <w:trHeight w:val="360"/>
          <w:del w:id="1378" w:author="COUTIN Stéphane" w:date="2024-04-30T15:12:00Z"/>
        </w:trPr>
        <w:tc>
          <w:tcPr>
            <w:tcW w:w="921" w:type="pct"/>
            <w:shd w:val="clear" w:color="auto" w:fill="auto"/>
            <w:hideMark/>
          </w:tcPr>
          <w:p w14:paraId="16CF8C95" w14:textId="405CE94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79" w:author="COUTIN Stéphane" w:date="2024-04-30T15:12:00Z"/>
                <w:rFonts w:eastAsia="Times New Roman"/>
                <w:color w:val="000000"/>
                <w:sz w:val="18"/>
                <w:szCs w:val="18"/>
                <w:lang w:eastAsia="fr-FR"/>
              </w:rPr>
            </w:pPr>
            <w:del w:id="1380" w:author="COUTIN Stéphane" w:date="2024-04-30T15:12:00Z">
              <w:r w:rsidRPr="00EA7180" w:rsidDel="00282205">
                <w:rPr>
                  <w:rFonts w:eastAsia="Times New Roman"/>
                  <w:color w:val="000000"/>
                  <w:sz w:val="18"/>
                  <w:szCs w:val="18"/>
                  <w:lang w:eastAsia="fr-FR"/>
                </w:rPr>
                <w:delText>type_objet_formation</w:delText>
              </w:r>
              <w:bookmarkStart w:id="1381" w:name="_Toc165383558"/>
              <w:bookmarkEnd w:id="1381"/>
            </w:del>
          </w:p>
        </w:tc>
        <w:tc>
          <w:tcPr>
            <w:tcW w:w="364" w:type="pct"/>
            <w:shd w:val="clear" w:color="auto" w:fill="auto"/>
            <w:hideMark/>
          </w:tcPr>
          <w:p w14:paraId="41BF9CE7" w14:textId="0E049372"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82" w:author="COUTIN Stéphane" w:date="2024-04-30T15:12:00Z"/>
                <w:rFonts w:eastAsia="Times New Roman"/>
                <w:color w:val="000000"/>
                <w:sz w:val="18"/>
                <w:szCs w:val="18"/>
                <w:lang w:eastAsia="fr-FR"/>
              </w:rPr>
            </w:pPr>
            <w:del w:id="1383" w:author="COUTIN Stéphane" w:date="2024-04-30T15:12:00Z">
              <w:r w:rsidRPr="00EA7180" w:rsidDel="00282205">
                <w:rPr>
                  <w:rFonts w:eastAsia="Times New Roman"/>
                  <w:color w:val="000000"/>
                  <w:sz w:val="18"/>
                  <w:szCs w:val="18"/>
                  <w:lang w:eastAsia="fr-FR"/>
                </w:rPr>
                <w:delText>COF</w:delText>
              </w:r>
              <w:bookmarkStart w:id="1384" w:name="_Toc165383559"/>
              <w:bookmarkEnd w:id="1384"/>
            </w:del>
          </w:p>
        </w:tc>
        <w:tc>
          <w:tcPr>
            <w:tcW w:w="1528" w:type="pct"/>
            <w:shd w:val="clear" w:color="auto" w:fill="auto"/>
            <w:hideMark/>
          </w:tcPr>
          <w:p w14:paraId="6EF3216F" w14:textId="736F85BA"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85" w:author="COUTIN Stéphane" w:date="2024-04-30T15:12:00Z"/>
                <w:rFonts w:eastAsia="Times New Roman"/>
                <w:color w:val="000000"/>
                <w:sz w:val="18"/>
                <w:szCs w:val="18"/>
                <w:lang w:eastAsia="fr-FR"/>
              </w:rPr>
            </w:pPr>
            <w:del w:id="1386" w:author="COUTIN Stéphane" w:date="2024-04-30T15:12:00Z">
              <w:r w:rsidRPr="00EA7180" w:rsidDel="00282205">
                <w:rPr>
                  <w:rFonts w:eastAsia="Times New Roman"/>
                  <w:color w:val="000000"/>
                  <w:sz w:val="18"/>
                  <w:szCs w:val="18"/>
                  <w:lang w:eastAsia="fr-FR"/>
                </w:rPr>
                <w:delText>Le type d'un objet de formation (EC, Matière, Formation, UE, Option, Année, Enseignement,  ...) permet de caractériser un objet de maquette. En effet, chaque objet de maquette est associé à un type.</w:delText>
              </w:r>
              <w:bookmarkStart w:id="1387" w:name="_Toc165383560"/>
              <w:bookmarkEnd w:id="1387"/>
            </w:del>
          </w:p>
        </w:tc>
        <w:tc>
          <w:tcPr>
            <w:tcW w:w="1095" w:type="pct"/>
            <w:shd w:val="clear" w:color="auto" w:fill="auto"/>
            <w:hideMark/>
          </w:tcPr>
          <w:p w14:paraId="1F87A7FA" w14:textId="38CA7C8C"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88" w:author="COUTIN Stéphane" w:date="2024-04-30T15:12:00Z"/>
                <w:rFonts w:eastAsia="Times New Roman"/>
                <w:color w:val="000000"/>
                <w:sz w:val="18"/>
                <w:szCs w:val="18"/>
                <w:lang w:eastAsia="fr-FR"/>
              </w:rPr>
            </w:pPr>
            <w:del w:id="1389" w:author="COUTIN Stéphane" w:date="2024-04-30T15:12:00Z">
              <w:r w:rsidRPr="00EA7180" w:rsidDel="00282205">
                <w:rPr>
                  <w:rFonts w:eastAsia="Times New Roman"/>
                  <w:color w:val="000000"/>
                  <w:sz w:val="18"/>
                  <w:szCs w:val="18"/>
                  <w:lang w:eastAsia="fr-FR"/>
                </w:rPr>
                <w:delText>code_type_objet_formation</w:delText>
              </w:r>
              <w:bookmarkStart w:id="1390" w:name="_Toc165383561"/>
              <w:bookmarkEnd w:id="1390"/>
            </w:del>
          </w:p>
        </w:tc>
        <w:tc>
          <w:tcPr>
            <w:tcW w:w="1092" w:type="pct"/>
            <w:shd w:val="clear" w:color="auto" w:fill="auto"/>
            <w:noWrap/>
            <w:hideMark/>
          </w:tcPr>
          <w:p w14:paraId="3243F1E7" w14:textId="145725DE" w:rsidR="00EA7180" w:rsidRPr="00EA7180" w:rsidDel="00282205"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del w:id="1391" w:author="COUTIN Stéphane" w:date="2024-04-30T15:12:00Z"/>
                <w:rFonts w:eastAsia="Times New Roman"/>
                <w:color w:val="000000"/>
                <w:sz w:val="18"/>
                <w:szCs w:val="18"/>
                <w:lang w:eastAsia="fr-FR"/>
              </w:rPr>
            </w:pPr>
            <w:del w:id="1392" w:author="COUTIN Stéphane" w:date="2024-04-30T15:12:00Z">
              <w:r w:rsidRPr="00EA7180" w:rsidDel="00282205">
                <w:rPr>
                  <w:rFonts w:eastAsia="Times New Roman"/>
                  <w:color w:val="000000"/>
                  <w:sz w:val="18"/>
                  <w:szCs w:val="18"/>
                  <w:lang w:eastAsia="fr-FR"/>
                </w:rPr>
                <w:delText>objet_formation_type</w:delText>
              </w:r>
              <w:bookmarkStart w:id="1393" w:name="_Toc165383562"/>
              <w:bookmarkEnd w:id="1393"/>
            </w:del>
          </w:p>
        </w:tc>
        <w:bookmarkStart w:id="1394" w:name="_Toc165383563"/>
        <w:bookmarkEnd w:id="1394"/>
      </w:tr>
    </w:tbl>
    <w:p w14:paraId="7E13BD05" w14:textId="370FA546" w:rsidR="00EA7180" w:rsidDel="00282205" w:rsidRDefault="00EA7180" w:rsidP="00E33BE9">
      <w:pPr>
        <w:rPr>
          <w:del w:id="1395" w:author="COUTIN Stéphane" w:date="2024-04-30T15:12:00Z"/>
        </w:rPr>
      </w:pPr>
      <w:bookmarkStart w:id="1396" w:name="_Toc165383564"/>
      <w:bookmarkEnd w:id="1396"/>
    </w:p>
    <w:p w14:paraId="09787A77" w14:textId="33E4071D" w:rsidR="00EA7180" w:rsidDel="00282205" w:rsidRDefault="00923543" w:rsidP="00923543">
      <w:pPr>
        <w:pStyle w:val="Titre3"/>
        <w:rPr>
          <w:del w:id="1397" w:author="COUTIN Stéphane" w:date="2024-04-30T15:12:00Z"/>
        </w:rPr>
      </w:pPr>
      <w:bookmarkStart w:id="1398" w:name="_Toc140654480"/>
      <w:del w:id="1399" w:author="COUTIN Stéphane" w:date="2024-04-30T15:12:00Z">
        <w:r w:rsidDel="00282205">
          <w:delText>Diagrammes de classe par domaine</w:delText>
        </w:r>
        <w:bookmarkStart w:id="1400" w:name="_Toc165383565"/>
        <w:bookmarkEnd w:id="1398"/>
        <w:bookmarkEnd w:id="1400"/>
      </w:del>
    </w:p>
    <w:p w14:paraId="5EDC985B" w14:textId="4B3D7D1A" w:rsidR="00580A5F" w:rsidDel="00282205" w:rsidRDefault="00580A5F" w:rsidP="00580A5F">
      <w:pPr>
        <w:rPr>
          <w:del w:id="1401" w:author="COUTIN Stéphane" w:date="2024-04-30T15:12:00Z"/>
        </w:rPr>
      </w:pPr>
      <w:del w:id="1402" w:author="COUTIN Stéphane" w:date="2024-04-30T15:12:00Z">
        <w:r w:rsidDel="00282205">
          <w:delText>Ces diagrammes reprennent les entités du tableau précédent dans des diagrammes de classe / modèle logique de données organisés par domaine métier.</w:delText>
        </w:r>
        <w:bookmarkStart w:id="1403" w:name="_Toc165383566"/>
        <w:bookmarkEnd w:id="1403"/>
      </w:del>
    </w:p>
    <w:p w14:paraId="68630F79" w14:textId="1094440B" w:rsidR="00580A5F" w:rsidDel="00282205" w:rsidRDefault="00580A5F" w:rsidP="00580A5F">
      <w:pPr>
        <w:rPr>
          <w:del w:id="1404" w:author="COUTIN Stéphane" w:date="2024-04-30T15:12:00Z"/>
        </w:rPr>
      </w:pPr>
      <w:del w:id="1405" w:author="COUTIN Stéphane" w:date="2024-04-30T15:12:00Z">
        <w:r w:rsidDel="00282205">
          <w:delText>Seules les relations identifiantes et les attributs faisant partie de la clé fonctionnelle sont représentés.</w:delText>
        </w:r>
        <w:bookmarkStart w:id="1406" w:name="_Toc165383567"/>
        <w:bookmarkEnd w:id="1406"/>
      </w:del>
    </w:p>
    <w:p w14:paraId="0C0BBC14" w14:textId="456560EF" w:rsidR="00580A5F" w:rsidDel="00282205" w:rsidRDefault="00580A5F" w:rsidP="00580A5F">
      <w:pPr>
        <w:pStyle w:val="Titre4"/>
        <w:rPr>
          <w:del w:id="1407" w:author="COUTIN Stéphane" w:date="2024-04-30T15:12:00Z"/>
        </w:rPr>
      </w:pPr>
      <w:del w:id="1408" w:author="COUTIN Stéphane" w:date="2024-04-30T15:12:00Z">
        <w:r w:rsidDel="00282205">
          <w:delText>Domaine REF – Référentiel</w:delText>
        </w:r>
        <w:bookmarkStart w:id="1409" w:name="_Toc165383568"/>
        <w:bookmarkEnd w:id="1409"/>
      </w:del>
    </w:p>
    <w:p w14:paraId="4A585092" w14:textId="5D44850B" w:rsidR="00580A5F" w:rsidRPr="00580A5F" w:rsidDel="00282205" w:rsidRDefault="00580A5F" w:rsidP="00580A5F">
      <w:pPr>
        <w:rPr>
          <w:del w:id="1410" w:author="COUTIN Stéphane" w:date="2024-04-30T15:12:00Z"/>
        </w:rPr>
      </w:pPr>
      <w:bookmarkStart w:id="1411" w:name="_Toc165383569"/>
      <w:bookmarkEnd w:id="1411"/>
    </w:p>
    <w:p w14:paraId="745A6265" w14:textId="6B6C6743" w:rsidR="00923543" w:rsidDel="00282205" w:rsidRDefault="003840EC" w:rsidP="00E33BE9">
      <w:pPr>
        <w:rPr>
          <w:del w:id="1412" w:author="COUTIN Stéphane" w:date="2024-04-30T15:12:00Z"/>
        </w:rPr>
      </w:pPr>
      <w:del w:id="1413" w:author="COUTIN Stéphane" w:date="2024-04-30T15:12:00Z">
        <w:r w:rsidDel="00282205">
          <w:rPr>
            <w:noProof/>
          </w:rPr>
          <w:drawing>
            <wp:inline distT="0" distB="0" distL="0" distR="0" wp14:anchorId="50CD375F" wp14:editId="11C51542">
              <wp:extent cx="5760720" cy="38182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D REF.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bookmarkStart w:id="1414" w:name="_Toc165383570"/>
        <w:bookmarkEnd w:id="1414"/>
      </w:del>
    </w:p>
    <w:p w14:paraId="79FAAB89" w14:textId="00C8A35B" w:rsidR="00923543" w:rsidDel="00282205" w:rsidRDefault="003840EC" w:rsidP="00686196">
      <w:pPr>
        <w:pStyle w:val="Titre4"/>
        <w:rPr>
          <w:del w:id="1415" w:author="COUTIN Stéphane" w:date="2024-04-30T15:12:00Z"/>
        </w:rPr>
      </w:pPr>
      <w:del w:id="1416" w:author="COUTIN Stéphane" w:date="2024-04-30T15:12:00Z">
        <w:r w:rsidDel="00282205">
          <w:delText xml:space="preserve">Domaine COF – Construction Offre de Formation et </w:delText>
        </w:r>
        <w:r w:rsidR="00580A5F" w:rsidDel="00282205">
          <w:delText xml:space="preserve">Domaine MOF – Mise en œuvre </w:delText>
        </w:r>
        <w:r w:rsidR="00686196" w:rsidDel="00282205">
          <w:delText>offre de formation</w:delText>
        </w:r>
        <w:bookmarkStart w:id="1417" w:name="_Toc165383571"/>
        <w:bookmarkEnd w:id="1417"/>
      </w:del>
    </w:p>
    <w:p w14:paraId="4125FE49" w14:textId="2C2F8F7C" w:rsidR="00923543" w:rsidDel="00282205" w:rsidRDefault="00923543" w:rsidP="00E33BE9">
      <w:pPr>
        <w:rPr>
          <w:del w:id="1418" w:author="COUTIN Stéphane" w:date="2024-04-30T15:12:00Z"/>
        </w:rPr>
      </w:pPr>
      <w:bookmarkStart w:id="1419" w:name="_Toc165383572"/>
      <w:bookmarkEnd w:id="1419"/>
    </w:p>
    <w:p w14:paraId="6A801CE2" w14:textId="0ED6F9E3" w:rsidR="003840EC" w:rsidDel="00282205" w:rsidRDefault="003840EC" w:rsidP="00E33BE9">
      <w:pPr>
        <w:rPr>
          <w:del w:id="1420" w:author="COUTIN Stéphane" w:date="2024-04-30T15:12:00Z"/>
        </w:rPr>
      </w:pPr>
      <w:del w:id="1421" w:author="COUTIN Stéphane" w:date="2024-04-30T15:12:00Z">
        <w:r w:rsidDel="00282205">
          <w:rPr>
            <w:noProof/>
          </w:rPr>
          <w:drawing>
            <wp:inline distT="0" distB="0" distL="0" distR="0" wp14:anchorId="672704B1" wp14:editId="419BA47F">
              <wp:extent cx="5760720" cy="4361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 MO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bookmarkStart w:id="1422" w:name="_Toc165383573"/>
        <w:bookmarkEnd w:id="1422"/>
      </w:del>
    </w:p>
    <w:p w14:paraId="3190DA06" w14:textId="0D95EF5D" w:rsidR="00923543" w:rsidDel="00282205" w:rsidRDefault="00686196" w:rsidP="00686196">
      <w:pPr>
        <w:pStyle w:val="Titre4"/>
        <w:rPr>
          <w:del w:id="1423" w:author="COUTIN Stéphane" w:date="2024-04-30T15:12:00Z"/>
        </w:rPr>
      </w:pPr>
      <w:del w:id="1424" w:author="COUTIN Stéphane" w:date="2024-04-30T15:12:00Z">
        <w:r w:rsidDel="00282205">
          <w:delText>Domaine INS – Inscription (y compris admissions)</w:delText>
        </w:r>
        <w:bookmarkStart w:id="1425" w:name="_Toc165383574"/>
        <w:bookmarkEnd w:id="1425"/>
      </w:del>
    </w:p>
    <w:p w14:paraId="7A1FC829" w14:textId="4C0C8698" w:rsidR="00923543" w:rsidDel="00282205" w:rsidRDefault="00923543" w:rsidP="00E33BE9">
      <w:pPr>
        <w:rPr>
          <w:del w:id="1426" w:author="COUTIN Stéphane" w:date="2024-04-30T15:12:00Z"/>
        </w:rPr>
      </w:pPr>
      <w:bookmarkStart w:id="1427" w:name="_Toc165383575"/>
      <w:bookmarkEnd w:id="1427"/>
    </w:p>
    <w:p w14:paraId="7AB3AFA0" w14:textId="5D9E8654" w:rsidR="003840EC" w:rsidDel="00282205" w:rsidRDefault="003840EC" w:rsidP="00E33BE9">
      <w:pPr>
        <w:rPr>
          <w:del w:id="1428" w:author="COUTIN Stéphane" w:date="2024-04-30T15:12:00Z"/>
        </w:rPr>
      </w:pPr>
      <w:del w:id="1429" w:author="COUTIN Stéphane" w:date="2024-04-30T15:12:00Z">
        <w:r w:rsidDel="00282205">
          <w:rPr>
            <w:noProof/>
          </w:rPr>
          <w:drawing>
            <wp:inline distT="0" distB="0" distL="0" distR="0" wp14:anchorId="74B95777" wp14:editId="4776AD8E">
              <wp:extent cx="5760720" cy="51536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D IN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bookmarkStart w:id="1430" w:name="_Toc165383576"/>
        <w:bookmarkEnd w:id="1430"/>
      </w:del>
    </w:p>
    <w:p w14:paraId="575629E7" w14:textId="425CACB1" w:rsidR="00923543" w:rsidDel="00282205" w:rsidRDefault="00686196" w:rsidP="00686196">
      <w:pPr>
        <w:pStyle w:val="Titre4"/>
        <w:rPr>
          <w:del w:id="1431" w:author="COUTIN Stéphane" w:date="2024-04-30T15:12:00Z"/>
        </w:rPr>
      </w:pPr>
      <w:del w:id="1432" w:author="COUTIN Stéphane" w:date="2024-04-30T15:12:00Z">
        <w:r w:rsidDel="00282205">
          <w:delText>Domaine PAI - Paiement</w:delText>
        </w:r>
        <w:bookmarkStart w:id="1433" w:name="_Toc165383577"/>
        <w:bookmarkEnd w:id="1433"/>
      </w:del>
    </w:p>
    <w:p w14:paraId="7F62AB45" w14:textId="7859D265" w:rsidR="00923543" w:rsidDel="00282205" w:rsidRDefault="00923543" w:rsidP="00E33BE9">
      <w:pPr>
        <w:rPr>
          <w:del w:id="1434" w:author="COUTIN Stéphane" w:date="2024-04-30T15:12:00Z"/>
        </w:rPr>
      </w:pPr>
      <w:bookmarkStart w:id="1435" w:name="_Toc165383578"/>
      <w:bookmarkEnd w:id="1435"/>
    </w:p>
    <w:p w14:paraId="241CEAA0" w14:textId="7DA133AE" w:rsidR="003840EC" w:rsidDel="00282205" w:rsidRDefault="003840EC" w:rsidP="00E33BE9">
      <w:pPr>
        <w:rPr>
          <w:del w:id="1436" w:author="COUTIN Stéphane" w:date="2024-04-30T15:12:00Z"/>
        </w:rPr>
      </w:pPr>
      <w:del w:id="1437" w:author="COUTIN Stéphane" w:date="2024-04-30T15:12:00Z">
        <w:r w:rsidDel="00282205">
          <w:rPr>
            <w:noProof/>
          </w:rPr>
          <w:drawing>
            <wp:inline distT="0" distB="0" distL="0" distR="0" wp14:anchorId="706973A8" wp14:editId="4E78AF19">
              <wp:extent cx="5760720" cy="47123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 PA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712335"/>
                      </a:xfrm>
                      <a:prstGeom prst="rect">
                        <a:avLst/>
                      </a:prstGeom>
                    </pic:spPr>
                  </pic:pic>
                </a:graphicData>
              </a:graphic>
            </wp:inline>
          </w:drawing>
        </w:r>
        <w:bookmarkStart w:id="1438" w:name="_Toc165383579"/>
        <w:bookmarkEnd w:id="1438"/>
      </w:del>
    </w:p>
    <w:p w14:paraId="5B3BA680" w14:textId="2BA81C32" w:rsidR="00923543" w:rsidDel="00282205" w:rsidRDefault="00686196" w:rsidP="00686196">
      <w:pPr>
        <w:pStyle w:val="Titre4"/>
        <w:rPr>
          <w:del w:id="1439" w:author="COUTIN Stéphane" w:date="2024-04-30T15:12:00Z"/>
        </w:rPr>
      </w:pPr>
      <w:del w:id="1440" w:author="COUTIN Stéphane" w:date="2024-04-30T15:12:00Z">
        <w:r w:rsidDel="00282205">
          <w:delText>Domaine CHC – Choix de cursus</w:delText>
        </w:r>
        <w:bookmarkStart w:id="1441" w:name="_Toc165383580"/>
        <w:bookmarkEnd w:id="1441"/>
      </w:del>
    </w:p>
    <w:p w14:paraId="3C7B3757" w14:textId="6B4E62BC" w:rsidR="00923543" w:rsidDel="00282205" w:rsidRDefault="00923543" w:rsidP="00E33BE9">
      <w:pPr>
        <w:rPr>
          <w:del w:id="1442" w:author="COUTIN Stéphane" w:date="2024-04-30T15:12:00Z"/>
        </w:rPr>
      </w:pPr>
      <w:bookmarkStart w:id="1443" w:name="_Toc165383581"/>
      <w:bookmarkEnd w:id="1443"/>
    </w:p>
    <w:p w14:paraId="2CFE16F1" w14:textId="67882680" w:rsidR="003840EC" w:rsidDel="00282205" w:rsidRDefault="003840EC" w:rsidP="00E33BE9">
      <w:pPr>
        <w:rPr>
          <w:del w:id="1444" w:author="COUTIN Stéphane" w:date="2024-04-30T15:12:00Z"/>
        </w:rPr>
      </w:pPr>
      <w:del w:id="1445" w:author="COUTIN Stéphane" w:date="2024-04-30T15:12:00Z">
        <w:r w:rsidDel="00282205">
          <w:rPr>
            <w:noProof/>
          </w:rPr>
          <w:drawing>
            <wp:inline distT="0" distB="0" distL="0" distR="0" wp14:anchorId="1CAE9805" wp14:editId="28732510">
              <wp:extent cx="5760720" cy="33077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 CH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307715"/>
                      </a:xfrm>
                      <a:prstGeom prst="rect">
                        <a:avLst/>
                      </a:prstGeom>
                    </pic:spPr>
                  </pic:pic>
                </a:graphicData>
              </a:graphic>
            </wp:inline>
          </w:drawing>
        </w:r>
        <w:bookmarkStart w:id="1446" w:name="_Toc165383582"/>
        <w:bookmarkEnd w:id="1446"/>
      </w:del>
    </w:p>
    <w:p w14:paraId="44FB9657" w14:textId="62309320" w:rsidR="00923543" w:rsidDel="00282205" w:rsidRDefault="00686196" w:rsidP="00686196">
      <w:pPr>
        <w:pStyle w:val="Titre4"/>
        <w:rPr>
          <w:del w:id="1447" w:author="COUTIN Stéphane" w:date="2024-04-30T15:12:00Z"/>
        </w:rPr>
      </w:pPr>
      <w:del w:id="1448" w:author="COUTIN Stéphane" w:date="2024-04-30T15:12:00Z">
        <w:r w:rsidDel="00282205">
          <w:delText>Domaine COC – Contrôle du cursus</w:delText>
        </w:r>
        <w:bookmarkStart w:id="1449" w:name="_Toc165383583"/>
        <w:bookmarkEnd w:id="1449"/>
      </w:del>
    </w:p>
    <w:p w14:paraId="2832340A" w14:textId="7C891800" w:rsidR="00923543" w:rsidDel="00282205" w:rsidRDefault="00923543" w:rsidP="00E33BE9">
      <w:pPr>
        <w:rPr>
          <w:del w:id="1450" w:author="COUTIN Stéphane" w:date="2024-04-30T15:12:00Z"/>
        </w:rPr>
      </w:pPr>
      <w:bookmarkStart w:id="1451" w:name="_Toc165383584"/>
      <w:bookmarkEnd w:id="1451"/>
    </w:p>
    <w:p w14:paraId="7901832A" w14:textId="07A487A8" w:rsidR="00923543" w:rsidDel="00282205" w:rsidRDefault="003840EC" w:rsidP="00E33BE9">
      <w:pPr>
        <w:rPr>
          <w:del w:id="1452" w:author="COUTIN Stéphane" w:date="2024-04-30T15:12:00Z"/>
        </w:rPr>
      </w:pPr>
      <w:del w:id="1453" w:author="COUTIN Stéphane" w:date="2024-04-30T15:12:00Z">
        <w:r w:rsidDel="00282205">
          <w:rPr>
            <w:noProof/>
          </w:rPr>
          <w:drawing>
            <wp:inline distT="0" distB="0" distL="0" distR="0" wp14:anchorId="4C4850E4" wp14:editId="56341E9D">
              <wp:extent cx="5760720" cy="33921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D CO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bookmarkStart w:id="1454" w:name="_Toc165383585"/>
        <w:bookmarkEnd w:id="1454"/>
      </w:del>
    </w:p>
    <w:p w14:paraId="1DF6B326" w14:textId="4DF4F253" w:rsidR="00923543" w:rsidDel="00282205" w:rsidRDefault="00923543" w:rsidP="00E33BE9">
      <w:pPr>
        <w:rPr>
          <w:del w:id="1455" w:author="COUTIN Stéphane" w:date="2024-04-30T15:12:00Z"/>
        </w:rPr>
      </w:pPr>
      <w:bookmarkStart w:id="1456" w:name="_Toc165383586"/>
      <w:bookmarkEnd w:id="1456"/>
    </w:p>
    <w:p w14:paraId="035F12D9" w14:textId="5B835733" w:rsidR="00E33BE9" w:rsidRDefault="001B6525" w:rsidP="00E33BE9">
      <w:pPr>
        <w:pStyle w:val="Titre2"/>
        <w:rPr>
          <w:ins w:id="1457" w:author="COUTIN Stéphane" w:date="2024-04-30T15:15:00Z"/>
        </w:rPr>
      </w:pPr>
      <w:bookmarkStart w:id="1458" w:name="_Toc140654481"/>
      <w:bookmarkStart w:id="1459" w:name="_Toc165383587"/>
      <w:r>
        <w:t>Modèle physique des données</w:t>
      </w:r>
      <w:bookmarkEnd w:id="1458"/>
      <w:bookmarkEnd w:id="1459"/>
    </w:p>
    <w:p w14:paraId="7A6E41DA" w14:textId="77777777" w:rsidR="00282205" w:rsidRDefault="00282205" w:rsidP="00282205">
      <w:pPr>
        <w:rPr>
          <w:ins w:id="1460" w:author="COUTIN Stéphane" w:date="2024-04-30T15:16:00Z"/>
        </w:rPr>
      </w:pPr>
      <w:ins w:id="1461" w:author="COUTIN Stéphane" w:date="2024-04-30T15:15:00Z">
        <w:r>
          <w:t xml:space="preserve">Les fichiers sont également disponibles dans le </w:t>
        </w:r>
      </w:ins>
      <w:proofErr w:type="spellStart"/>
      <w:ins w:id="1462" w:author="COUTIN Stéphane" w:date="2024-04-30T15:16:00Z">
        <w:r>
          <w:t>share</w:t>
        </w:r>
        <w:proofErr w:type="spellEnd"/>
        <w:r>
          <w:t xml:space="preserve"> PC-SCOL, dans l’espace cartographie.</w:t>
        </w:r>
      </w:ins>
    </w:p>
    <w:p w14:paraId="72E149F8" w14:textId="77777777" w:rsidR="00282205" w:rsidRDefault="00282205" w:rsidP="00282205">
      <w:pPr>
        <w:rPr>
          <w:ins w:id="1463" w:author="COUTIN Stéphane" w:date="2024-04-30T15:16:00Z"/>
        </w:rPr>
      </w:pPr>
      <w:ins w:id="1464" w:author="COUTIN Stéphane" w:date="2024-04-30T15:16:00Z">
        <w:r>
          <w:t xml:space="preserve">Pour la v24, le lien vers le répertoire est </w:t>
        </w:r>
        <w:r>
          <w:fldChar w:fldCharType="begin"/>
        </w:r>
        <w:r>
          <w:instrText xml:space="preserve"> HYPERLINK "https://share.pc-scol.fr/smart-link/11586707-2915-4794-a4b2-83940493515c/" </w:instrText>
        </w:r>
        <w:r>
          <w:fldChar w:fldCharType="separate"/>
        </w:r>
        <w:r w:rsidRPr="00E64681">
          <w:rPr>
            <w:rStyle w:val="Lienhypertexte"/>
          </w:rPr>
          <w:t>https://share.pc-scol.fr/smart-link/11586707-2915-4794-a4b2-83940493515c/</w:t>
        </w:r>
        <w:r>
          <w:fldChar w:fldCharType="end"/>
        </w:r>
        <w:r>
          <w:t xml:space="preserve"> </w:t>
        </w:r>
      </w:ins>
    </w:p>
    <w:p w14:paraId="58B531A4" w14:textId="47DFA003" w:rsidR="00282205" w:rsidRPr="00120F7B" w:rsidDel="00282205" w:rsidRDefault="00282205">
      <w:pPr>
        <w:rPr>
          <w:del w:id="1465" w:author="COUTIN Stéphane" w:date="2024-04-30T15:16:00Z"/>
        </w:rPr>
        <w:pPrChange w:id="1466" w:author="COUTIN Stéphane" w:date="2024-04-30T15:15:00Z">
          <w:pPr>
            <w:pStyle w:val="Titre2"/>
          </w:pPr>
        </w:pPrChange>
      </w:pPr>
      <w:bookmarkStart w:id="1467" w:name="_Toc165383588"/>
      <w:bookmarkEnd w:id="1467"/>
    </w:p>
    <w:p w14:paraId="6FD5287A" w14:textId="77777777" w:rsidR="008530CB" w:rsidRPr="008530CB" w:rsidRDefault="008530CB" w:rsidP="008530CB">
      <w:pPr>
        <w:pStyle w:val="Titre3"/>
      </w:pPr>
      <w:bookmarkStart w:id="1468" w:name="_Toc140654482"/>
      <w:bookmarkStart w:id="1469" w:name="_Toc165383589"/>
      <w:r w:rsidRPr="008530CB">
        <w:t>Le dicti</w:t>
      </w:r>
      <w:r>
        <w:t>onnaire des données</w:t>
      </w:r>
      <w:bookmarkEnd w:id="1468"/>
      <w:bookmarkEnd w:id="1469"/>
    </w:p>
    <w:p w14:paraId="5F7EB09A" w14:textId="7956AA76" w:rsidR="008530CB" w:rsidRDefault="008530CB" w:rsidP="008530CB">
      <w:r w:rsidRPr="008530CB">
        <w:t xml:space="preserve">Le fichier </w:t>
      </w:r>
      <w:proofErr w:type="spellStart"/>
      <w:r w:rsidRPr="008530CB">
        <w:t>excel</w:t>
      </w:r>
      <w:proofErr w:type="spellEnd"/>
      <w:r w:rsidR="00625B39">
        <w:t xml:space="preserve"> </w:t>
      </w:r>
      <w:ins w:id="1470" w:author="COUTIN Stéphane" w:date="2024-04-30T15:17:00Z">
        <w:r w:rsidR="00282205" w:rsidRPr="00282205">
          <w:rPr>
            <w:b/>
            <w:i/>
            <w:rPrChange w:id="1471" w:author="COUTIN Stéphane" w:date="2024-04-30T15:17:00Z">
              <w:rPr/>
            </w:rPrChange>
          </w:rPr>
          <w:t>MPDPegaseV24.xlsx</w:t>
        </w:r>
      </w:ins>
      <w:ins w:id="1472" w:author="COUTIN Stéphane" w:date="2024-04-30T15:16:00Z">
        <w:r w:rsidR="00282205">
          <w:t xml:space="preserve"> </w:t>
        </w:r>
      </w:ins>
      <w:del w:id="1473" w:author="COUTIN Stéphane" w:date="2024-04-30T15:16:00Z">
        <w:r w:rsidR="00625B39" w:rsidDel="00282205">
          <w:delText>‘</w:delText>
        </w:r>
        <w:r w:rsidR="00625B39" w:rsidRPr="003841C3" w:rsidDel="00282205">
          <w:rPr>
            <w:i/>
          </w:rPr>
          <w:delText>MPDPEGASE</w:delText>
        </w:r>
        <w:r w:rsidR="000E7B2F" w:rsidRPr="003841C3" w:rsidDel="00282205">
          <w:rPr>
            <w:i/>
          </w:rPr>
          <w:delText>v2</w:delText>
        </w:r>
        <w:r w:rsidR="000E7B2F" w:rsidDel="00282205">
          <w:rPr>
            <w:i/>
          </w:rPr>
          <w:delText>3</w:delText>
        </w:r>
        <w:r w:rsidR="00625B39" w:rsidRPr="003841C3" w:rsidDel="00282205">
          <w:rPr>
            <w:i/>
          </w:rPr>
          <w:delText>.xl</w:delText>
        </w:r>
        <w:r w:rsidR="0068160C" w:rsidRPr="003841C3" w:rsidDel="00282205">
          <w:rPr>
            <w:i/>
          </w:rPr>
          <w:delText>s</w:delText>
        </w:r>
        <w:r w:rsidR="00625B39" w:rsidRPr="003841C3" w:rsidDel="00282205">
          <w:rPr>
            <w:i/>
          </w:rPr>
          <w:delText>x</w:delText>
        </w:r>
        <w:r w:rsidR="0068160C" w:rsidRPr="003841C3" w:rsidDel="00282205">
          <w:rPr>
            <w:i/>
          </w:rPr>
          <w:delText>’</w:delText>
        </w:r>
        <w:r w:rsidRPr="008530CB" w:rsidDel="00282205">
          <w:delText xml:space="preserve"> </w:delText>
        </w:r>
      </w:del>
      <w:r w:rsidRPr="008530CB">
        <w:t>co</w:t>
      </w:r>
      <w:r>
        <w:t>ntient le dictionnaire de données. Il est à utiliser conjointement avec le modèle objet métier.</w:t>
      </w:r>
    </w:p>
    <w:p w14:paraId="033A920F" w14:textId="5BEDF844" w:rsidR="00625B39" w:rsidDel="00282205" w:rsidRDefault="0068160C" w:rsidP="008530CB">
      <w:pPr>
        <w:rPr>
          <w:del w:id="1474" w:author="COUTIN Stéphane" w:date="2024-04-30T15:16:00Z"/>
        </w:rPr>
      </w:pPr>
      <w:del w:id="1475" w:author="COUTIN Stéphane" w:date="2024-04-30T15:16:00Z">
        <w:r w:rsidDel="00282205">
          <w:delText xml:space="preserve">Le fichier est </w:delText>
        </w:r>
        <w:r w:rsidR="00227A87" w:rsidDel="00282205">
          <w:delText>embarqué ci-dessous dans le présent</w:delText>
        </w:r>
        <w:r w:rsidDel="00282205">
          <w:delText xml:space="preserve"> document.</w:delText>
        </w:r>
        <w:bookmarkStart w:id="1476" w:name="_Toc165383590"/>
        <w:bookmarkEnd w:id="1476"/>
      </w:del>
    </w:p>
    <w:p w14:paraId="37FA3E9C" w14:textId="165FD0D5" w:rsidR="00227A87" w:rsidDel="00282205" w:rsidRDefault="000E7B2F" w:rsidP="008530CB">
      <w:pPr>
        <w:rPr>
          <w:del w:id="1477" w:author="COUTIN Stéphane" w:date="2024-04-30T15:16:00Z"/>
        </w:rPr>
      </w:pPr>
      <w:del w:id="1478" w:author="COUTIN Stéphane" w:date="2024-04-30T15:16:00Z">
        <w:r w:rsidDel="00282205">
          <w:object w:dxaOrig="1508" w:dyaOrig="984" w14:anchorId="7209A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22" o:title=""/>
            </v:shape>
            <o:OLEObject Type="Embed" ProgID="Excel.Sheet.12" ShapeID="_x0000_i1025" DrawAspect="Icon" ObjectID="_1776003985" r:id="rId23"/>
          </w:object>
        </w:r>
        <w:bookmarkStart w:id="1479" w:name="_Toc165383591"/>
        <w:bookmarkEnd w:id="1479"/>
      </w:del>
    </w:p>
    <w:p w14:paraId="45D6424E" w14:textId="3BC3D29E" w:rsidR="005C4E8D" w:rsidRDefault="005C4E8D" w:rsidP="001B6525">
      <w:pPr>
        <w:pStyle w:val="Titre3"/>
      </w:pPr>
      <w:bookmarkStart w:id="1480" w:name="_Toc148623129"/>
      <w:bookmarkStart w:id="1481" w:name="_Toc148623130"/>
      <w:bookmarkStart w:id="1482" w:name="_Toc165383592"/>
      <w:bookmarkStart w:id="1483" w:name="_Toc140654483"/>
      <w:bookmarkEnd w:id="1480"/>
      <w:bookmarkEnd w:id="1481"/>
      <w:r>
        <w:t>Les différences par rapport à la v21</w:t>
      </w:r>
      <w:bookmarkEnd w:id="1482"/>
    </w:p>
    <w:p w14:paraId="4A22931A" w14:textId="191E937A" w:rsidR="005C4E8D" w:rsidRDefault="005C4E8D" w:rsidP="005C4E8D">
      <w:r>
        <w:t xml:space="preserve">Le fichier </w:t>
      </w:r>
      <w:proofErr w:type="spellStart"/>
      <w:r>
        <w:t>excel</w:t>
      </w:r>
      <w:proofErr w:type="spellEnd"/>
      <w:r>
        <w:t xml:space="preserve"> </w:t>
      </w:r>
      <w:ins w:id="1484" w:author="COUTIN Stéphane" w:date="2024-04-30T15:18:00Z">
        <w:r w:rsidR="00767B2C" w:rsidRPr="00767B2C">
          <w:rPr>
            <w:b/>
            <w:i/>
            <w:rPrChange w:id="1485" w:author="COUTIN Stéphane" w:date="2024-04-30T15:18:00Z">
              <w:rPr/>
            </w:rPrChange>
          </w:rPr>
          <w:t>Différence MPD PEGASE v23 v24.xlsx</w:t>
        </w:r>
      </w:ins>
      <w:del w:id="1486" w:author="COUTIN Stéphane" w:date="2024-04-30T15:18:00Z">
        <w:r w:rsidR="0068160C" w:rsidRPr="00767B2C" w:rsidDel="00767B2C">
          <w:rPr>
            <w:b/>
            <w:i/>
            <w:rPrChange w:id="1487" w:author="COUTIN Stéphane" w:date="2024-04-30T15:18:00Z">
              <w:rPr/>
            </w:rPrChange>
          </w:rPr>
          <w:delText>‘Difference ‘</w:delText>
        </w:r>
        <w:r w:rsidR="0068160C" w:rsidRPr="00767B2C" w:rsidDel="00767B2C">
          <w:rPr>
            <w:b/>
            <w:i/>
            <w:rPrChange w:id="1488" w:author="COUTIN Stéphane" w:date="2024-04-30T15:18:00Z">
              <w:rPr>
                <w:i/>
              </w:rPr>
            </w:rPrChange>
          </w:rPr>
          <w:delText xml:space="preserve">MPD PEGASE </w:delText>
        </w:r>
        <w:r w:rsidR="000E7B2F" w:rsidRPr="00767B2C" w:rsidDel="00767B2C">
          <w:rPr>
            <w:b/>
            <w:i/>
            <w:rPrChange w:id="1489" w:author="COUTIN Stéphane" w:date="2024-04-30T15:18:00Z">
              <w:rPr>
                <w:i/>
              </w:rPr>
            </w:rPrChange>
          </w:rPr>
          <w:delText>v23 v22</w:delText>
        </w:r>
        <w:r w:rsidR="0068160C" w:rsidRPr="00767B2C" w:rsidDel="00767B2C">
          <w:rPr>
            <w:b/>
            <w:i/>
            <w:rPrChange w:id="1490" w:author="COUTIN Stéphane" w:date="2024-04-30T15:18:00Z">
              <w:rPr>
                <w:i/>
              </w:rPr>
            </w:rPrChange>
          </w:rPr>
          <w:delText>.xlsx</w:delText>
        </w:r>
        <w:r w:rsidR="0068160C" w:rsidRPr="00767B2C" w:rsidDel="00767B2C">
          <w:rPr>
            <w:b/>
            <w:i/>
            <w:rPrChange w:id="1491" w:author="COUTIN Stéphane" w:date="2024-04-30T15:18:00Z">
              <w:rPr/>
            </w:rPrChange>
          </w:rPr>
          <w:delText>’</w:delText>
        </w:r>
      </w:del>
      <w:r>
        <w:t xml:space="preserve"> liste, schéma par schéma et table par table les modifications apportées au modèle physique de données.</w:t>
      </w:r>
    </w:p>
    <w:p w14:paraId="3683967D" w14:textId="1BC329A4" w:rsidR="00227A87" w:rsidDel="00282205" w:rsidRDefault="00227A87" w:rsidP="00227A87">
      <w:pPr>
        <w:rPr>
          <w:del w:id="1492" w:author="COUTIN Stéphane" w:date="2024-04-30T15:16:00Z"/>
        </w:rPr>
      </w:pPr>
      <w:del w:id="1493" w:author="COUTIN Stéphane" w:date="2024-04-30T15:16:00Z">
        <w:r w:rsidDel="00282205">
          <w:delText>Le fichier est embarqué ci-dessous dans le présent document.</w:delText>
        </w:r>
        <w:bookmarkStart w:id="1494" w:name="_Toc165383593"/>
        <w:bookmarkEnd w:id="1494"/>
      </w:del>
    </w:p>
    <w:p w14:paraId="4D339347" w14:textId="7CE3243E" w:rsidR="00227A87" w:rsidRPr="003841C3" w:rsidDel="00282205" w:rsidRDefault="000E7B2F" w:rsidP="003841C3">
      <w:pPr>
        <w:rPr>
          <w:del w:id="1495" w:author="COUTIN Stéphane" w:date="2024-04-30T15:16:00Z"/>
        </w:rPr>
      </w:pPr>
      <w:del w:id="1496" w:author="COUTIN Stéphane" w:date="2024-04-30T15:16:00Z">
        <w:r w:rsidDel="00282205">
          <w:object w:dxaOrig="1508" w:dyaOrig="984" w14:anchorId="3DD4CFDB">
            <v:shape id="_x0000_i1026" type="#_x0000_t75" style="width:75.75pt;height:48.75pt" o:ole="">
              <v:imagedata r:id="rId24" o:title=""/>
            </v:shape>
            <o:OLEObject Type="Embed" ProgID="Excel.Sheet.12" ShapeID="_x0000_i1026" DrawAspect="Icon" ObjectID="_1776003986" r:id="rId25"/>
          </w:object>
        </w:r>
        <w:bookmarkStart w:id="1497" w:name="_Toc165383594"/>
        <w:bookmarkEnd w:id="1497"/>
      </w:del>
    </w:p>
    <w:p w14:paraId="6A7CAE51" w14:textId="5A81EFB8" w:rsidR="001B6525" w:rsidRPr="001B6525" w:rsidRDefault="001B6525" w:rsidP="001B6525">
      <w:pPr>
        <w:pStyle w:val="Titre3"/>
      </w:pPr>
      <w:bookmarkStart w:id="1498" w:name="_Toc165383595"/>
      <w:r>
        <w:t>Extraction de la documentation embarquée</w:t>
      </w:r>
      <w:bookmarkEnd w:id="1483"/>
      <w:bookmarkEnd w:id="1498"/>
      <w:r>
        <w:t xml:space="preserve"> </w:t>
      </w:r>
    </w:p>
    <w:p w14:paraId="2BF752CF" w14:textId="54754D93" w:rsidR="00AD5949" w:rsidRDefault="00AD5949" w:rsidP="00E33BE9">
      <w:r>
        <w:t>La documentation des tables et colonnes est embarquée dans des commentaires tels que gérés par PostgreSQL.</w:t>
      </w:r>
    </w:p>
    <w:p w14:paraId="2579E918" w14:textId="3C99A986" w:rsidR="008530CB" w:rsidRDefault="008530CB" w:rsidP="008530CB">
      <w:pPr>
        <w:rPr>
          <w:lang w:eastAsia="fr-FR"/>
        </w:rPr>
      </w:pPr>
      <w:r w:rsidRPr="008530CB">
        <w:rPr>
          <w:lang w:eastAsia="fr-FR"/>
        </w:rPr>
        <w:t xml:space="preserve">Pour extraire en un coup celles des tables et colonnes pour une </w:t>
      </w:r>
      <w:proofErr w:type="spellStart"/>
      <w:r w:rsidRPr="008530CB">
        <w:rPr>
          <w:lang w:eastAsia="fr-FR"/>
        </w:rPr>
        <w:t>bdd</w:t>
      </w:r>
      <w:proofErr w:type="spellEnd"/>
      <w:r w:rsidRPr="008530CB">
        <w:rPr>
          <w:lang w:eastAsia="fr-FR"/>
        </w:rPr>
        <w:t xml:space="preserve">, la requête </w:t>
      </w:r>
      <w:r>
        <w:rPr>
          <w:lang w:eastAsia="fr-FR"/>
        </w:rPr>
        <w:t>ci-dessous.</w:t>
      </w:r>
      <w:r w:rsidR="00625B39">
        <w:rPr>
          <w:lang w:eastAsia="fr-FR"/>
        </w:rPr>
        <w:t xml:space="preserve"> Cette requête est utilisée pour générer le modèle physique de données.</w:t>
      </w:r>
    </w:p>
    <w:p w14:paraId="6A228A70" w14:textId="77777777" w:rsidR="008530CB" w:rsidRPr="008530CB" w:rsidRDefault="008530CB" w:rsidP="008530CB">
      <w:pPr>
        <w:pBdr>
          <w:top w:val="none" w:sz="0" w:space="0" w:color="auto"/>
          <w:left w:val="none" w:sz="0" w:space="0" w:color="auto"/>
          <w:bottom w:val="none" w:sz="0" w:space="0" w:color="auto"/>
          <w:right w:val="none" w:sz="0" w:space="0" w:color="auto"/>
          <w:between w:val="none" w:sz="0" w:space="0" w:color="auto"/>
        </w:pBdr>
        <w:shd w:val="clear" w:color="auto" w:fill="FFFFFF"/>
        <w:spacing w:before="150" w:after="0" w:line="240" w:lineRule="auto"/>
        <w:rPr>
          <w:rFonts w:ascii="Segoe UI" w:eastAsia="Times New Roman" w:hAnsi="Segoe UI" w:cs="Segoe UI"/>
          <w:color w:val="172B4D"/>
          <w:sz w:val="21"/>
          <w:szCs w:val="21"/>
          <w:lang w:eastAsia="fr-FR"/>
        </w:rPr>
      </w:pPr>
    </w:p>
    <w:tbl>
      <w:tblPr>
        <w:tblStyle w:val="Grilledutableau"/>
        <w:tblW w:w="0" w:type="auto"/>
        <w:tblLook w:val="04A0" w:firstRow="1" w:lastRow="0" w:firstColumn="1" w:lastColumn="0" w:noHBand="0" w:noVBand="1"/>
      </w:tblPr>
      <w:tblGrid>
        <w:gridCol w:w="9062"/>
      </w:tblGrid>
      <w:tr w:rsidR="008530CB" w:rsidRPr="00E67275" w14:paraId="519B8273" w14:textId="77777777" w:rsidTr="008530CB">
        <w:tc>
          <w:tcPr>
            <w:tcW w:w="9062" w:type="dxa"/>
          </w:tcPr>
          <w:p w14:paraId="5E17BF5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SELECT</w:t>
            </w:r>
          </w:p>
          <w:p w14:paraId="5015663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w:t>
            </w:r>
            <w:proofErr w:type="spellEnd"/>
            <w:r w:rsidRPr="00625B39">
              <w:rPr>
                <w:rFonts w:ascii="Segoe UI" w:eastAsia="Times New Roman" w:hAnsi="Segoe UI" w:cs="Segoe UI"/>
                <w:color w:val="172B4D"/>
                <w:sz w:val="21"/>
                <w:szCs w:val="21"/>
                <w:lang w:val="en-GB" w:eastAsia="fr-FR"/>
              </w:rPr>
              <w:t>,</w:t>
            </w:r>
          </w:p>
          <w:p w14:paraId="6000445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w:t>
            </w:r>
          </w:p>
          <w:p w14:paraId="054ACC6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obj_</w:t>
            </w:r>
            <w:proofErr w:type="gramStart"/>
            <w:r w:rsidRPr="00625B39">
              <w:rPr>
                <w:rFonts w:ascii="Segoe UI" w:eastAsia="Times New Roman" w:hAnsi="Segoe UI" w:cs="Segoe UI"/>
                <w:color w:val="172B4D"/>
                <w:sz w:val="21"/>
                <w:szCs w:val="21"/>
                <w:lang w:val="en-GB" w:eastAsia="fr-FR"/>
              </w:rPr>
              <w:t>description(</w:t>
            </w:r>
            <w:proofErr w:type="gramEnd"/>
            <w:r w:rsidRPr="00625B39">
              <w:rPr>
                <w:rFonts w:ascii="Segoe UI" w:eastAsia="Times New Roman" w:hAnsi="Segoe UI" w:cs="Segoe UI"/>
                <w:color w:val="172B4D"/>
                <w:sz w:val="21"/>
                <w:szCs w:val="21"/>
                <w:lang w:val="en-GB" w:eastAsia="fr-FR"/>
              </w:rPr>
              <w:t>format('%s.%s',isc.table_schema,isc.table_name)::regclass::oid, '</w:t>
            </w:r>
            <w:proofErr w:type="spellStart"/>
            <w:r w:rsidRPr="00625B39">
              <w:rPr>
                <w:rFonts w:ascii="Segoe UI" w:eastAsia="Times New Roman" w:hAnsi="Segoe UI" w:cs="Segoe UI"/>
                <w:color w:val="172B4D"/>
                <w:sz w:val="21"/>
                <w:szCs w:val="21"/>
                <w:lang w:val="en-GB" w:eastAsia="fr-FR"/>
              </w:rPr>
              <w:t>pg_class</w:t>
            </w:r>
            <w:proofErr w:type="spellEnd"/>
            <w:r w:rsidRPr="00625B39">
              <w:rPr>
                <w:rFonts w:ascii="Segoe UI" w:eastAsia="Times New Roman" w:hAnsi="Segoe UI" w:cs="Segoe UI"/>
                <w:color w:val="172B4D"/>
                <w:sz w:val="21"/>
                <w:szCs w:val="21"/>
                <w:lang w:val="en-GB" w:eastAsia="fr-FR"/>
              </w:rPr>
              <w:t xml:space="preserve">') as </w:t>
            </w:r>
            <w:proofErr w:type="spellStart"/>
            <w:r w:rsidRPr="00625B39">
              <w:rPr>
                <w:rFonts w:ascii="Segoe UI" w:eastAsia="Times New Roman" w:hAnsi="Segoe UI" w:cs="Segoe UI"/>
                <w:color w:val="172B4D"/>
                <w:sz w:val="21"/>
                <w:szCs w:val="21"/>
                <w:lang w:val="en-GB" w:eastAsia="fr-FR"/>
              </w:rPr>
              <w:t>table_description</w:t>
            </w:r>
            <w:proofErr w:type="spellEnd"/>
            <w:r w:rsidRPr="00625B39">
              <w:rPr>
                <w:rFonts w:ascii="Segoe UI" w:eastAsia="Times New Roman" w:hAnsi="Segoe UI" w:cs="Segoe UI"/>
                <w:color w:val="172B4D"/>
                <w:sz w:val="21"/>
                <w:szCs w:val="21"/>
                <w:lang w:val="en-GB" w:eastAsia="fr-FR"/>
              </w:rPr>
              <w:t>,</w:t>
            </w:r>
          </w:p>
          <w:p w14:paraId="219106A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proofErr w:type="gramStart"/>
            <w:r w:rsidRPr="00625B39">
              <w:rPr>
                <w:rFonts w:ascii="Segoe UI" w:eastAsia="Times New Roman" w:hAnsi="Segoe UI" w:cs="Segoe UI"/>
                <w:color w:val="172B4D"/>
                <w:sz w:val="21"/>
                <w:szCs w:val="21"/>
                <w:lang w:val="en-GB" w:eastAsia="fr-FR"/>
              </w:rPr>
              <w:t>isc.column</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w:t>
            </w:r>
          </w:p>
          <w:p w14:paraId="53B91014"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r w:rsidRPr="00625B39">
              <w:rPr>
                <w:rFonts w:ascii="Segoe UI" w:eastAsia="Times New Roman" w:hAnsi="Segoe UI" w:cs="Segoe UI"/>
                <w:color w:val="172B4D"/>
                <w:sz w:val="21"/>
                <w:szCs w:val="21"/>
                <w:lang w:val="en-GB" w:eastAsia="fr-FR"/>
              </w:rPr>
              <w:t>isc.data_type</w:t>
            </w:r>
            <w:proofErr w:type="spellEnd"/>
            <w:r w:rsidRPr="00625B39">
              <w:rPr>
                <w:rFonts w:ascii="Segoe UI" w:eastAsia="Times New Roman" w:hAnsi="Segoe UI" w:cs="Segoe UI"/>
                <w:color w:val="172B4D"/>
                <w:sz w:val="21"/>
                <w:szCs w:val="21"/>
                <w:lang w:val="en-GB" w:eastAsia="fr-FR"/>
              </w:rPr>
              <w:t>,</w:t>
            </w:r>
          </w:p>
          <w:p w14:paraId="7DAAC02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proofErr w:type="gramStart"/>
            <w:r w:rsidRPr="00625B39">
              <w:rPr>
                <w:rFonts w:ascii="Segoe UI" w:eastAsia="Times New Roman" w:hAnsi="Segoe UI" w:cs="Segoe UI"/>
                <w:color w:val="172B4D"/>
                <w:sz w:val="21"/>
                <w:szCs w:val="21"/>
                <w:lang w:val="en-GB" w:eastAsia="fr-FR"/>
              </w:rPr>
              <w:t>isc.character</w:t>
            </w:r>
            <w:proofErr w:type="gramEnd"/>
            <w:r w:rsidRPr="00625B39">
              <w:rPr>
                <w:rFonts w:ascii="Segoe UI" w:eastAsia="Times New Roman" w:hAnsi="Segoe UI" w:cs="Segoe UI"/>
                <w:color w:val="172B4D"/>
                <w:sz w:val="21"/>
                <w:szCs w:val="21"/>
                <w:lang w:val="en-GB" w:eastAsia="fr-FR"/>
              </w:rPr>
              <w:t>_maximum_length</w:t>
            </w:r>
            <w:proofErr w:type="spellEnd"/>
            <w:r w:rsidRPr="00625B39">
              <w:rPr>
                <w:rFonts w:ascii="Segoe UI" w:eastAsia="Times New Roman" w:hAnsi="Segoe UI" w:cs="Segoe UI"/>
                <w:color w:val="172B4D"/>
                <w:sz w:val="21"/>
                <w:szCs w:val="21"/>
                <w:lang w:val="en-GB" w:eastAsia="fr-FR"/>
              </w:rPr>
              <w:t>,</w:t>
            </w:r>
          </w:p>
          <w:p w14:paraId="1A9B9AA7"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pg_catalog.col_description(format('%s.%s</w:t>
            </w:r>
            <w:proofErr w:type="gramStart"/>
            <w:r w:rsidRPr="00625B39">
              <w:rPr>
                <w:rFonts w:ascii="Segoe UI" w:eastAsia="Times New Roman" w:hAnsi="Segoe UI" w:cs="Segoe UI"/>
                <w:color w:val="172B4D"/>
                <w:sz w:val="21"/>
                <w:szCs w:val="21"/>
                <w:lang w:val="en-GB" w:eastAsia="fr-FR"/>
              </w:rPr>
              <w:t>',isc</w:t>
            </w:r>
            <w:proofErr w:type="gramEnd"/>
            <w:r w:rsidRPr="00625B39">
              <w:rPr>
                <w:rFonts w:ascii="Segoe UI" w:eastAsia="Times New Roman" w:hAnsi="Segoe UI" w:cs="Segoe UI"/>
                <w:color w:val="172B4D"/>
                <w:sz w:val="21"/>
                <w:szCs w:val="21"/>
                <w:lang w:val="en-GB" w:eastAsia="fr-FR"/>
              </w:rPr>
              <w:t xml:space="preserve">.table_schema,isc.table_name)::regclass::oid,isc.ordinal_position) as </w:t>
            </w:r>
            <w:proofErr w:type="spellStart"/>
            <w:r w:rsidRPr="00625B39">
              <w:rPr>
                <w:rFonts w:ascii="Segoe UI" w:eastAsia="Times New Roman" w:hAnsi="Segoe UI" w:cs="Segoe UI"/>
                <w:color w:val="172B4D"/>
                <w:sz w:val="21"/>
                <w:szCs w:val="21"/>
                <w:lang w:val="en-GB" w:eastAsia="fr-FR"/>
              </w:rPr>
              <w:t>column_description</w:t>
            </w:r>
            <w:proofErr w:type="spellEnd"/>
          </w:p>
          <w:p w14:paraId="5E88A88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FROM</w:t>
            </w:r>
          </w:p>
          <w:p w14:paraId="3BB6DF5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r w:rsidRPr="00625B39">
              <w:rPr>
                <w:rFonts w:ascii="Segoe UI" w:eastAsia="Times New Roman" w:hAnsi="Segoe UI" w:cs="Segoe UI"/>
                <w:color w:val="172B4D"/>
                <w:sz w:val="21"/>
                <w:szCs w:val="21"/>
                <w:lang w:val="en-GB" w:eastAsia="fr-FR"/>
              </w:rPr>
              <w:t>information_</w:t>
            </w:r>
            <w:proofErr w:type="gramStart"/>
            <w:r w:rsidRPr="00625B39">
              <w:rPr>
                <w:rFonts w:ascii="Segoe UI" w:eastAsia="Times New Roman" w:hAnsi="Segoe UI" w:cs="Segoe UI"/>
                <w:color w:val="172B4D"/>
                <w:sz w:val="21"/>
                <w:szCs w:val="21"/>
                <w:lang w:val="en-GB" w:eastAsia="fr-FR"/>
              </w:rPr>
              <w:t>schema.columns</w:t>
            </w:r>
            <w:proofErr w:type="spellEnd"/>
            <w:proofErr w:type="gramEnd"/>
            <w:r w:rsidRPr="00625B39">
              <w:rPr>
                <w:rFonts w:ascii="Segoe UI" w:eastAsia="Times New Roman" w:hAnsi="Segoe UI" w:cs="Segoe UI"/>
                <w:color w:val="172B4D"/>
                <w:sz w:val="21"/>
                <w:szCs w:val="21"/>
                <w:lang w:val="en-GB" w:eastAsia="fr-FR"/>
              </w:rPr>
              <w:t xml:space="preserve"> </w:t>
            </w:r>
            <w:proofErr w:type="spellStart"/>
            <w:r w:rsidRPr="00625B39">
              <w:rPr>
                <w:rFonts w:ascii="Segoe UI" w:eastAsia="Times New Roman" w:hAnsi="Segoe UI" w:cs="Segoe UI"/>
                <w:color w:val="172B4D"/>
                <w:sz w:val="21"/>
                <w:szCs w:val="21"/>
                <w:lang w:val="en-GB" w:eastAsia="fr-FR"/>
              </w:rPr>
              <w:t>isc</w:t>
            </w:r>
            <w:proofErr w:type="spellEnd"/>
          </w:p>
          <w:p w14:paraId="71A22C2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WHERE</w:t>
            </w:r>
          </w:p>
          <w:p w14:paraId="75857696"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proofErr w:type="spellStart"/>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w:t>
            </w:r>
            <w:proofErr w:type="spellEnd"/>
            <w:r w:rsidRPr="00625B39">
              <w:rPr>
                <w:rFonts w:ascii="Segoe UI" w:eastAsia="Times New Roman" w:hAnsi="Segoe UI" w:cs="Segoe UI"/>
                <w:color w:val="172B4D"/>
                <w:sz w:val="21"/>
                <w:szCs w:val="21"/>
                <w:lang w:val="en-GB" w:eastAsia="fr-FR"/>
              </w:rPr>
              <w:t xml:space="preserve"> like 'schema\_%'</w:t>
            </w:r>
          </w:p>
          <w:p w14:paraId="1C235A3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172B4D"/>
                <w:sz w:val="21"/>
                <w:szCs w:val="21"/>
                <w:lang w:val="en-GB" w:eastAsia="fr-FR"/>
              </w:rPr>
            </w:pPr>
            <w:r w:rsidRPr="00625B39">
              <w:rPr>
                <w:rFonts w:ascii="Segoe UI" w:eastAsia="Times New Roman" w:hAnsi="Segoe UI" w:cs="Segoe UI"/>
                <w:color w:val="172B4D"/>
                <w:sz w:val="21"/>
                <w:szCs w:val="21"/>
                <w:lang w:val="en-GB" w:eastAsia="fr-FR"/>
              </w:rPr>
              <w:t xml:space="preserve">and </w:t>
            </w:r>
            <w:proofErr w:type="spellStart"/>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 xml:space="preserve"> not like '\_%'</w:t>
            </w:r>
          </w:p>
          <w:p w14:paraId="2FD9CD08" w14:textId="69817E09" w:rsidR="008530CB" w:rsidRDefault="00625B39" w:rsidP="00625B39">
            <w:pPr>
              <w:pBdr>
                <w:top w:val="none" w:sz="0" w:space="0" w:color="auto"/>
                <w:left w:val="none" w:sz="0" w:space="0" w:color="auto"/>
                <w:bottom w:val="none" w:sz="0" w:space="0" w:color="auto"/>
                <w:right w:val="none" w:sz="0" w:space="0" w:color="auto"/>
                <w:between w:val="none" w:sz="0" w:space="0" w:color="auto"/>
              </w:pBdr>
              <w:rPr>
                <w:lang w:val="en-GB"/>
              </w:rPr>
            </w:pPr>
            <w:r w:rsidRPr="00625B39">
              <w:rPr>
                <w:rFonts w:ascii="Segoe UI" w:eastAsia="Times New Roman" w:hAnsi="Segoe UI" w:cs="Segoe UI"/>
                <w:color w:val="172B4D"/>
                <w:sz w:val="21"/>
                <w:szCs w:val="21"/>
                <w:lang w:val="en-GB" w:eastAsia="fr-FR"/>
              </w:rPr>
              <w:t>order by 1,2,4</w:t>
            </w:r>
          </w:p>
        </w:tc>
      </w:tr>
    </w:tbl>
    <w:p w14:paraId="48736E19" w14:textId="0F53A195" w:rsidR="00E33BE9" w:rsidRPr="008530CB" w:rsidRDefault="00E33BE9" w:rsidP="00E33BE9">
      <w:pPr>
        <w:rPr>
          <w:lang w:val="en-GB"/>
        </w:rPr>
      </w:pPr>
    </w:p>
    <w:p w14:paraId="156656E2" w14:textId="77777777" w:rsidR="008530CB" w:rsidRPr="008530CB" w:rsidRDefault="008530CB" w:rsidP="008530CB">
      <w:r w:rsidRPr="008530CB">
        <w:t>A noter une requête pour extraire les commentaires des tables uniquement </w:t>
      </w:r>
    </w:p>
    <w:p w14:paraId="121FDB1F" w14:textId="627D831E" w:rsidR="008530CB" w:rsidRPr="00252949" w:rsidRDefault="008530CB" w:rsidP="008530CB"/>
    <w:tbl>
      <w:tblPr>
        <w:tblStyle w:val="Grilledutableau"/>
        <w:tblW w:w="0" w:type="auto"/>
        <w:tblLook w:val="04A0" w:firstRow="1" w:lastRow="0" w:firstColumn="1" w:lastColumn="0" w:noHBand="0" w:noVBand="1"/>
      </w:tblPr>
      <w:tblGrid>
        <w:gridCol w:w="9062"/>
      </w:tblGrid>
      <w:tr w:rsidR="008530CB" w:rsidRPr="00B20C5C" w14:paraId="06905150" w14:textId="77777777" w:rsidTr="008530CB">
        <w:tc>
          <w:tcPr>
            <w:tcW w:w="9062" w:type="dxa"/>
          </w:tcPr>
          <w:p w14:paraId="31EDB047" w14:textId="041BFC7B" w:rsidR="008530CB" w:rsidRDefault="008530CB" w:rsidP="00E33BE9">
            <w:pPr>
              <w:pBdr>
                <w:top w:val="none" w:sz="0" w:space="0" w:color="auto"/>
                <w:left w:val="none" w:sz="0" w:space="0" w:color="auto"/>
                <w:bottom w:val="none" w:sz="0" w:space="0" w:color="auto"/>
                <w:right w:val="none" w:sz="0" w:space="0" w:color="auto"/>
                <w:between w:val="none" w:sz="0" w:space="0" w:color="auto"/>
              </w:pBdr>
              <w:rPr>
                <w:lang w:val="en-GB"/>
              </w:rPr>
            </w:pPr>
            <w:r w:rsidRPr="008530CB">
              <w:rPr>
                <w:lang w:val="en-GB"/>
              </w:rPr>
              <w:t xml:space="preserve">SELECT </w:t>
            </w:r>
            <w:proofErr w:type="spellStart"/>
            <w:r w:rsidRPr="008530CB">
              <w:rPr>
                <w:lang w:val="en-GB"/>
              </w:rPr>
              <w:t>relname</w:t>
            </w:r>
            <w:proofErr w:type="spellEnd"/>
            <w:r w:rsidRPr="008530CB">
              <w:rPr>
                <w:lang w:val="en-GB"/>
              </w:rPr>
              <w:t xml:space="preserve"> as </w:t>
            </w:r>
            <w:proofErr w:type="spellStart"/>
            <w:r w:rsidRPr="008530CB">
              <w:rPr>
                <w:lang w:val="en-GB"/>
              </w:rPr>
              <w:t>nom_</w:t>
            </w:r>
            <w:proofErr w:type="gramStart"/>
            <w:r w:rsidRPr="008530CB">
              <w:rPr>
                <w:lang w:val="en-GB"/>
              </w:rPr>
              <w:t>table,obj</w:t>
            </w:r>
            <w:proofErr w:type="gramEnd"/>
            <w:r w:rsidRPr="008530CB">
              <w:rPr>
                <w:lang w:val="en-GB"/>
              </w:rPr>
              <w:t>_description</w:t>
            </w:r>
            <w:proofErr w:type="spellEnd"/>
            <w:r w:rsidRPr="008530CB">
              <w:rPr>
                <w:lang w:val="en-GB"/>
              </w:rPr>
              <w:t>(</w:t>
            </w:r>
            <w:proofErr w:type="spellStart"/>
            <w:r w:rsidRPr="008530CB">
              <w:rPr>
                <w:lang w:val="en-GB"/>
              </w:rPr>
              <w:t>oid</w:t>
            </w:r>
            <w:proofErr w:type="spellEnd"/>
            <w:r w:rsidRPr="008530CB">
              <w:rPr>
                <w:lang w:val="en-GB"/>
              </w:rPr>
              <w:t>) as description</w:t>
            </w:r>
            <w:r w:rsidRPr="008530CB">
              <w:rPr>
                <w:lang w:val="en-GB"/>
              </w:rPr>
              <w:br/>
              <w:t xml:space="preserve">FROM </w:t>
            </w:r>
            <w:proofErr w:type="spellStart"/>
            <w:r w:rsidRPr="008530CB">
              <w:rPr>
                <w:lang w:val="en-GB"/>
              </w:rPr>
              <w:t>pg_class</w:t>
            </w:r>
            <w:proofErr w:type="spellEnd"/>
            <w:r w:rsidRPr="008530CB">
              <w:rPr>
                <w:lang w:val="en-GB"/>
              </w:rPr>
              <w:br/>
              <w:t>WHERE</w:t>
            </w:r>
            <w:r w:rsidRPr="008530CB">
              <w:rPr>
                <w:lang w:val="en-GB"/>
              </w:rPr>
              <w:br/>
            </w:r>
            <w:proofErr w:type="spellStart"/>
            <w:r w:rsidRPr="008530CB">
              <w:rPr>
                <w:lang w:val="en-GB"/>
              </w:rPr>
              <w:t>relkind</w:t>
            </w:r>
            <w:proofErr w:type="spellEnd"/>
            <w:r w:rsidRPr="008530CB">
              <w:rPr>
                <w:lang w:val="en-GB"/>
              </w:rPr>
              <w:t xml:space="preserve"> = 'r'</w:t>
            </w:r>
            <w:r w:rsidRPr="008530CB">
              <w:rPr>
                <w:lang w:val="en-GB"/>
              </w:rPr>
              <w:br/>
              <w:t xml:space="preserve">AND </w:t>
            </w:r>
            <w:proofErr w:type="spellStart"/>
            <w:r w:rsidRPr="008530CB">
              <w:rPr>
                <w:lang w:val="en-GB"/>
              </w:rPr>
              <w:t>relname</w:t>
            </w:r>
            <w:proofErr w:type="spellEnd"/>
            <w:r w:rsidRPr="008530CB">
              <w:rPr>
                <w:lang w:val="en-GB"/>
              </w:rPr>
              <w:t xml:space="preserve"> not like '</w:t>
            </w:r>
            <w:proofErr w:type="spellStart"/>
            <w:r w:rsidRPr="008530CB">
              <w:rPr>
                <w:lang w:val="en-GB"/>
              </w:rPr>
              <w:t>pg</w:t>
            </w:r>
            <w:proofErr w:type="spellEnd"/>
            <w:r w:rsidRPr="008530CB">
              <w:rPr>
                <w:lang w:val="en-GB"/>
              </w:rPr>
              <w:t>\_%'</w:t>
            </w:r>
            <w:r w:rsidRPr="008530CB">
              <w:rPr>
                <w:lang w:val="en-GB"/>
              </w:rPr>
              <w:br/>
              <w:t xml:space="preserve">AND </w:t>
            </w:r>
            <w:proofErr w:type="spellStart"/>
            <w:r w:rsidRPr="008530CB">
              <w:rPr>
                <w:lang w:val="en-GB"/>
              </w:rPr>
              <w:t>relname</w:t>
            </w:r>
            <w:proofErr w:type="spellEnd"/>
            <w:r w:rsidRPr="008530CB">
              <w:rPr>
                <w:lang w:val="en-GB"/>
              </w:rPr>
              <w:t xml:space="preserve"> not like '</w:t>
            </w:r>
            <w:proofErr w:type="spellStart"/>
            <w:r w:rsidRPr="008530CB">
              <w:rPr>
                <w:lang w:val="en-GB"/>
              </w:rPr>
              <w:t>sql</w:t>
            </w:r>
            <w:proofErr w:type="spellEnd"/>
            <w:r w:rsidRPr="008530CB">
              <w:rPr>
                <w:lang w:val="en-GB"/>
              </w:rPr>
              <w:t>\_%'</w:t>
            </w:r>
            <w:r w:rsidRPr="008530CB">
              <w:rPr>
                <w:lang w:val="en-GB"/>
              </w:rPr>
              <w:br/>
              <w:t xml:space="preserve">AND </w:t>
            </w:r>
            <w:proofErr w:type="spellStart"/>
            <w:r w:rsidRPr="008530CB">
              <w:rPr>
                <w:lang w:val="en-GB"/>
              </w:rPr>
              <w:t>relname</w:t>
            </w:r>
            <w:proofErr w:type="spellEnd"/>
            <w:r w:rsidRPr="008530CB">
              <w:rPr>
                <w:lang w:val="en-GB"/>
              </w:rPr>
              <w:t xml:space="preserve"> not like '\__%'</w:t>
            </w:r>
            <w:r w:rsidRPr="008530CB">
              <w:rPr>
                <w:lang w:val="en-GB"/>
              </w:rPr>
              <w:br/>
              <w:t xml:space="preserve">ORDER BY </w:t>
            </w:r>
            <w:proofErr w:type="spellStart"/>
            <w:r w:rsidRPr="008530CB">
              <w:rPr>
                <w:lang w:val="en-GB"/>
              </w:rPr>
              <w:t>relname</w:t>
            </w:r>
            <w:proofErr w:type="spellEnd"/>
          </w:p>
        </w:tc>
      </w:tr>
    </w:tbl>
    <w:p w14:paraId="166A8535" w14:textId="08F30614" w:rsidR="00E33BE9" w:rsidRPr="003841C3" w:rsidRDefault="00686196" w:rsidP="00686196">
      <w:pPr>
        <w:pStyle w:val="Titre2"/>
      </w:pPr>
      <w:bookmarkStart w:id="1499" w:name="_Toc140654484"/>
      <w:bookmarkStart w:id="1500" w:name="_Toc165383596"/>
      <w:r w:rsidRPr="003841C3">
        <w:t>Conseils pour l’écriture de requêtes</w:t>
      </w:r>
      <w:bookmarkEnd w:id="1499"/>
      <w:bookmarkEnd w:id="1500"/>
    </w:p>
    <w:p w14:paraId="6E3CDFB1" w14:textId="6BB9D5BD" w:rsidR="00686196" w:rsidRPr="003841C3" w:rsidRDefault="00686196" w:rsidP="00686196"/>
    <w:p w14:paraId="5349A6AD" w14:textId="151A5F4D" w:rsidR="00897EE5" w:rsidRDefault="00897EE5" w:rsidP="00686196">
      <w:r w:rsidRPr="00897EE5">
        <w:t>Ces conseils et exemples s</w:t>
      </w:r>
      <w:r>
        <w:t xml:space="preserve">’appliquent à la version </w:t>
      </w:r>
      <w:r w:rsidR="00AF3149">
        <w:t xml:space="preserve">23 </w:t>
      </w:r>
      <w:r>
        <w:t>de PEGASE.</w:t>
      </w:r>
    </w:p>
    <w:p w14:paraId="7C43BC36" w14:textId="4D2DA3FE" w:rsidR="00FF7E85" w:rsidRPr="00FF7E85" w:rsidRDefault="00FF7E85" w:rsidP="00FF7E85"/>
    <w:tbl>
      <w:tblPr>
        <w:tblW w:w="0" w:type="auto"/>
        <w:tblCellMar>
          <w:left w:w="0" w:type="dxa"/>
          <w:right w:w="0" w:type="dxa"/>
        </w:tblCellMar>
        <w:tblLook w:val="04A0" w:firstRow="1" w:lastRow="0" w:firstColumn="1" w:lastColumn="0" w:noHBand="0" w:noVBand="1"/>
      </w:tblPr>
      <w:tblGrid>
        <w:gridCol w:w="2432"/>
        <w:gridCol w:w="6624"/>
        <w:tblGridChange w:id="1501">
          <w:tblGrid>
            <w:gridCol w:w="8"/>
            <w:gridCol w:w="2424"/>
            <w:gridCol w:w="8"/>
            <w:gridCol w:w="6616"/>
            <w:gridCol w:w="8"/>
          </w:tblGrid>
        </w:tblGridChange>
      </w:tblGrid>
      <w:tr w:rsidR="00FF7E85" w:rsidRPr="00FF7E85" w14:paraId="716E5755" w14:textId="77777777" w:rsidTr="00FF7E8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9864CB" w14:textId="77777777" w:rsidR="00FF7E85" w:rsidRPr="00FF7E85" w:rsidRDefault="00FF7E85" w:rsidP="00FF7E85">
            <w:pPr>
              <w:rPr>
                <w:b/>
                <w:bCs/>
              </w:rPr>
            </w:pPr>
            <w:r w:rsidRPr="00FF7E85">
              <w:rPr>
                <w:b/>
                <w:bCs/>
              </w:rPr>
              <w:t>Titre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A5F9F47" w14:textId="77777777" w:rsidR="00FF7E85" w:rsidRPr="00FF7E85" w:rsidRDefault="00FF7E85" w:rsidP="00FF7E85">
            <w:pPr>
              <w:rPr>
                <w:b/>
                <w:bCs/>
              </w:rPr>
            </w:pPr>
            <w:r w:rsidRPr="00FF7E85">
              <w:rPr>
                <w:b/>
                <w:bCs/>
              </w:rPr>
              <w:t>Contenu</w:t>
            </w:r>
          </w:p>
        </w:tc>
      </w:tr>
      <w:tr w:rsidR="00FF7E85" w:rsidRPr="00FF7E85" w14:paraId="733D93A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1195157" w14:textId="77777777" w:rsidR="00FF7E85" w:rsidRPr="00FF7E85" w:rsidRDefault="00FF7E85" w:rsidP="00FF7E85">
            <w:r w:rsidRPr="00FF7E85">
              <w:t>Champs code et code_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3523B04" w14:textId="77777777" w:rsidR="00FF7E85" w:rsidRPr="00FF7E85" w:rsidRDefault="00FF7E85" w:rsidP="00FF7E85">
            <w:r w:rsidRPr="00FF7E85">
              <w:t xml:space="preserve">Les champs code sont utilisés en général en tant que clé fonctionnelle d'éléments. Les règles de nommage en </w:t>
            </w:r>
            <w:proofErr w:type="spellStart"/>
            <w:r w:rsidRPr="00FF7E85">
              <w:t>bdd</w:t>
            </w:r>
            <w:proofErr w:type="spellEnd"/>
            <w:r w:rsidRPr="00FF7E85">
              <w:t xml:space="preserve"> sont de nommer code le champs clé fonctionnelle d'un élément (ex : </w:t>
            </w:r>
            <w:proofErr w:type="spellStart"/>
            <w:proofErr w:type="gramStart"/>
            <w:r w:rsidRPr="00FF7E85">
              <w:t>apprenant.code</w:t>
            </w:r>
            <w:proofErr w:type="spellEnd"/>
            <w:proofErr w:type="gramEnd"/>
            <w:r w:rsidRPr="00FF7E85">
              <w:t>) et '</w:t>
            </w:r>
            <w:proofErr w:type="spellStart"/>
            <w:r w:rsidRPr="00FF7E85">
              <w:t>code_nomTable</w:t>
            </w:r>
            <w:proofErr w:type="spellEnd"/>
            <w:r w:rsidRPr="00FF7E85">
              <w:t xml:space="preserve">' la clé fonctionnelle d'une table liée (exemple </w:t>
            </w:r>
            <w:proofErr w:type="spellStart"/>
            <w:r w:rsidRPr="00FF7E85">
              <w:t>contact.code_apprenant</w:t>
            </w:r>
            <w:proofErr w:type="spellEnd"/>
            <w:r w:rsidRPr="00FF7E85">
              <w:t>).</w:t>
            </w:r>
          </w:p>
          <w:p w14:paraId="74AEDC12" w14:textId="3BD0D53B" w:rsidR="00FF7E85" w:rsidRPr="00FF7E85" w:rsidRDefault="00FF7E85" w:rsidP="00FF7E85">
            <w:r w:rsidRPr="00FF7E85">
              <w:t>Dans le modèle de données métier, afin de facilit</w:t>
            </w:r>
            <w:r>
              <w:t>er</w:t>
            </w:r>
            <w:r w:rsidRPr="00FF7E85">
              <w:t xml:space="preserve"> la compréhension nous nommerons toujours le champ code par '</w:t>
            </w:r>
            <w:proofErr w:type="spellStart"/>
            <w:r w:rsidRPr="00FF7E85">
              <w:t>code_nomObjet</w:t>
            </w:r>
            <w:proofErr w:type="spellEnd"/>
            <w:r w:rsidRPr="00FF7E85">
              <w:t>'.</w:t>
            </w:r>
          </w:p>
        </w:tc>
      </w:tr>
      <w:tr w:rsidR="00FF7E85" w:rsidRPr="00FF7E85" w14:paraId="1FEDEC6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C5643EA" w14:textId="77777777" w:rsidR="00FF7E85" w:rsidRPr="00FF7E85" w:rsidRDefault="00FF7E85" w:rsidP="00FF7E85">
            <w:r w:rsidRPr="00FF7E85">
              <w:t>Champs id et id_*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4781E2F" w14:textId="77777777" w:rsidR="00FF7E85" w:rsidRPr="00FF7E85" w:rsidRDefault="00FF7E85" w:rsidP="00FF7E85">
            <w:r w:rsidRPr="00FF7E85">
              <w:t>De nombreuses tables possèdent un champ id qui est la clé primaire. Ces champs sont attribués automatiquement par le SGBD et sont basés sur des séquences.</w:t>
            </w:r>
          </w:p>
          <w:p w14:paraId="7F2AB10F" w14:textId="77777777" w:rsidR="00FF7E85" w:rsidRPr="00FF7E85" w:rsidRDefault="00FF7E85" w:rsidP="00FF7E85">
            <w:r w:rsidRPr="00FF7E85">
              <w:t>A l'intérieur d'un même schéma ils sont utilisés en tant que FK, et peuvent donc être utilisés pour réaliser des jointures efficaces.</w:t>
            </w:r>
          </w:p>
          <w:p w14:paraId="23D7914D" w14:textId="1E881B4C" w:rsidR="00FF7E85" w:rsidRPr="00FF7E85" w:rsidRDefault="00FF7E85" w:rsidP="00FF7E85">
            <w:r w:rsidRPr="00FF7E85">
              <w:t xml:space="preserve">ATTENTION : </w:t>
            </w:r>
            <w:ins w:id="1502" w:author="COUTIN Stéphane" w:date="2024-04-30T15:19:00Z">
              <w:r w:rsidR="00767B2C">
                <w:t xml:space="preserve">à l’exception </w:t>
              </w:r>
            </w:ins>
            <w:ins w:id="1503" w:author="COUTIN Stéphane" w:date="2024-04-30T15:20:00Z">
              <w:r w:rsidR="00767B2C">
                <w:t xml:space="preserve">des tables du </w:t>
              </w:r>
              <w:proofErr w:type="spellStart"/>
              <w:r w:rsidR="00767B2C">
                <w:t>schema_odf</w:t>
              </w:r>
              <w:proofErr w:type="spellEnd"/>
              <w:r w:rsidR="00767B2C">
                <w:t xml:space="preserve"> (voir ci-dessous), </w:t>
              </w:r>
            </w:ins>
            <w:r w:rsidRPr="00FF7E85">
              <w:t>leur valeur n'est pas préservée au travers des divers schémas. De ce fait il ne faut pas les utiliser pour réaliser une jointure entre deux tables n'appartenant pas au même schéma. Il faudra utiliser les clés fonctionnelles.</w:t>
            </w:r>
          </w:p>
        </w:tc>
      </w:tr>
      <w:tr w:rsidR="00FF7E85" w:rsidRPr="00FF7E85" w14:paraId="66F3B545" w14:textId="77777777" w:rsidTr="00767B2C">
        <w:tblPrEx>
          <w:tblW w:w="0" w:type="auto"/>
          <w:tblCellMar>
            <w:left w:w="0" w:type="dxa"/>
            <w:right w:w="0" w:type="dxa"/>
          </w:tblCellMar>
          <w:tblPrExChange w:id="1504" w:author="COUTIN Stéphane" w:date="2024-04-30T15:19:00Z">
            <w:tblPrEx>
              <w:tblW w:w="0" w:type="auto"/>
              <w:tblCellMar>
                <w:left w:w="0" w:type="dxa"/>
                <w:right w:w="0" w:type="dxa"/>
              </w:tblCellMar>
            </w:tblPrEx>
          </w:tblPrExChange>
        </w:tblPrEx>
        <w:trPr>
          <w:trPrChange w:id="1505" w:author="COUTIN Stéphane" w:date="2024-04-30T15:19:00Z">
            <w:trPr>
              <w:gridAfter w:val="0"/>
            </w:trPr>
          </w:trPrChange>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Change w:id="1506" w:author="COUTIN Stéphane" w:date="2024-04-30T15:19:00Z">
              <w:tcPr>
                <w:tcW w:w="0" w:type="auto"/>
                <w:gridSpan w:val="2"/>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tcPrChange>
          </w:tcPr>
          <w:p w14:paraId="0592CC17" w14:textId="67E5AD62" w:rsidR="00FF7E85" w:rsidRPr="00FF7E85" w:rsidRDefault="00767B2C" w:rsidP="00FF7E85">
            <w:ins w:id="1507" w:author="COUTIN Stéphane" w:date="2024-04-30T15:19:00Z">
              <w:r w:rsidRPr="00FF7E85">
                <w:t xml:space="preserve">Utilisation des </w:t>
              </w:r>
              <w:proofErr w:type="spellStart"/>
              <w:r w:rsidRPr="00FF7E85">
                <w:t>uuid</w:t>
              </w:r>
              <w:proofErr w:type="spellEnd"/>
              <w:r w:rsidRPr="00FF7E85">
                <w:t xml:space="preserve"> dans </w:t>
              </w:r>
              <w:proofErr w:type="spellStart"/>
              <w:r w:rsidRPr="00FF7E85">
                <w:t>schema_</w:t>
              </w:r>
              <w:r>
                <w:t>odf</w:t>
              </w:r>
              <w:proofErr w:type="spellEnd"/>
              <w:r w:rsidRPr="00FF7E85" w:rsidDel="00767B2C">
                <w:t xml:space="preserve"> </w:t>
              </w:r>
            </w:ins>
            <w:del w:id="1508" w:author="COUTIN Stéphane" w:date="2024-04-30T15:19:00Z">
              <w:r w:rsidR="00FF7E85" w:rsidRPr="00FF7E85" w:rsidDel="00767B2C">
                <w:delText>Champs id_definition et id_immuable</w:delText>
              </w:r>
            </w:del>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Change w:id="1509" w:author="COUTIN Stéphane" w:date="2024-04-30T15:19:00Z">
              <w:tcPr>
                <w:tcW w:w="0" w:type="auto"/>
                <w:gridSpan w:val="2"/>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tcPrChange>
          </w:tcPr>
          <w:p w14:paraId="6BAC4952" w14:textId="4F3F874A" w:rsidR="00FF7E85" w:rsidDel="00767B2C" w:rsidRDefault="00767B2C" w:rsidP="00FF7E85">
            <w:pPr>
              <w:rPr>
                <w:del w:id="1510" w:author="COUTIN Stéphane" w:date="2024-04-30T15:19:00Z"/>
              </w:rPr>
            </w:pPr>
            <w:ins w:id="1511" w:author="COUTIN Stéphane" w:date="2024-04-30T15:20:00Z">
              <w:r>
                <w:t xml:space="preserve">Dans </w:t>
              </w:r>
              <w:proofErr w:type="spellStart"/>
              <w:r>
                <w:t>schema_odf</w:t>
              </w:r>
              <w:proofErr w:type="spellEnd"/>
              <w:r>
                <w:t>, tous les objets possèdent un</w:t>
              </w:r>
            </w:ins>
            <w:ins w:id="1512" w:author="COUTIN Stéphane" w:date="2024-04-30T15:21:00Z">
              <w:r>
                <w:t xml:space="preserve"> champ nommé id de type</w:t>
              </w:r>
            </w:ins>
            <w:ins w:id="1513" w:author="COUTIN Stéphane" w:date="2024-04-30T15:20:00Z">
              <w:r>
                <w:t xml:space="preserve"> </w:t>
              </w:r>
              <w:proofErr w:type="spellStart"/>
              <w:r>
                <w:t>uuid</w:t>
              </w:r>
            </w:ins>
            <w:proofErr w:type="spellEnd"/>
            <w:ins w:id="1514" w:author="COUTIN Stéphane" w:date="2024-04-30T15:21:00Z">
              <w:r>
                <w:t>. Il est utilisé pour les FK</w:t>
              </w:r>
            </w:ins>
            <w:ins w:id="1515" w:author="COUTIN Stéphane" w:date="2024-04-30T15:22:00Z">
              <w:r>
                <w:t xml:space="preserve"> dans les autres tables du </w:t>
              </w:r>
              <w:proofErr w:type="spellStart"/>
              <w:r>
                <w:t>schema_odf</w:t>
              </w:r>
            </w:ins>
            <w:proofErr w:type="spellEnd"/>
            <w:ins w:id="1516" w:author="COUTIN Stéphane" w:date="2024-04-30T15:21:00Z">
              <w:r>
                <w:t>.</w:t>
              </w:r>
            </w:ins>
            <w:del w:id="1517" w:author="COUTIN Stéphane" w:date="2024-04-30T15:19:00Z">
              <w:r w:rsidR="00FF7E85" w:rsidRPr="00FF7E85" w:rsidDel="00767B2C">
                <w:delText>Ces identifiants techniques sont rattachés aux objets de maquettes</w:delText>
              </w:r>
            </w:del>
          </w:p>
          <w:p w14:paraId="4818FCF5" w14:textId="77777777" w:rsidR="00767B2C" w:rsidRDefault="00767B2C" w:rsidP="00FF7E85">
            <w:pPr>
              <w:rPr>
                <w:ins w:id="1518" w:author="COUTIN Stéphane" w:date="2024-04-30T15:21:00Z"/>
              </w:rPr>
            </w:pPr>
          </w:p>
          <w:p w14:paraId="4B85CD1E" w14:textId="0DFA5D2E" w:rsidR="00FF7E85" w:rsidRPr="00FF7E85" w:rsidDel="00767B2C" w:rsidRDefault="00767B2C" w:rsidP="00FF7E85">
            <w:pPr>
              <w:rPr>
                <w:del w:id="1519" w:author="COUTIN Stéphane" w:date="2024-04-30T15:19:00Z"/>
              </w:rPr>
            </w:pPr>
            <w:ins w:id="1520" w:author="COUTIN Stéphane" w:date="2024-04-30T15:21:00Z">
              <w:r>
                <w:t>Il est propagé aux autres schémas de Pega</w:t>
              </w:r>
            </w:ins>
            <w:ins w:id="1521" w:author="COUTIN Stéphane" w:date="2024-04-30T15:22:00Z">
              <w:r>
                <w:t>se et en général utilisé comme FK</w:t>
              </w:r>
            </w:ins>
            <w:ins w:id="1522" w:author="COUTIN Stéphane" w:date="2024-04-30T15:23:00Z">
              <w:r>
                <w:t xml:space="preserve"> pour référencer les objets issus de ODF</w:t>
              </w:r>
            </w:ins>
            <w:ins w:id="1523" w:author="COUTIN Stéphane" w:date="2024-04-30T15:22:00Z">
              <w:r>
                <w:t xml:space="preserve">. Il est donc possible </w:t>
              </w:r>
              <w:r>
                <w:lastRenderedPageBreak/>
                <w:t xml:space="preserve">de faire des jointures vers les tables </w:t>
              </w:r>
              <w:proofErr w:type="spellStart"/>
              <w:r>
                <w:t>odf</w:t>
              </w:r>
              <w:proofErr w:type="spellEnd"/>
              <w:r>
                <w:t xml:space="preserve"> depu</w:t>
              </w:r>
            </w:ins>
            <w:ins w:id="1524" w:author="COUTIN Stéphane" w:date="2024-04-30T15:23:00Z">
              <w:r>
                <w:t xml:space="preserve">is d’autres </w:t>
              </w:r>
              <w:proofErr w:type="spellStart"/>
              <w:r>
                <w:t>schemas</w:t>
              </w:r>
              <w:proofErr w:type="spellEnd"/>
              <w:r>
                <w:t xml:space="preserve"> via ce </w:t>
              </w:r>
              <w:proofErr w:type="spellStart"/>
              <w:r>
                <w:t>uuid</w:t>
              </w:r>
              <w:proofErr w:type="spellEnd"/>
              <w:r>
                <w:t>.</w:t>
              </w:r>
            </w:ins>
            <w:del w:id="1525" w:author="COUTIN Stéphane" w:date="2024-04-30T15:19:00Z">
              <w:r w:rsidR="00FF7E85" w:rsidRPr="00FF7E85" w:rsidDel="00767B2C">
                <w:delText>(idDefinition) est un uuid système unique de l'objet maquette</w:delText>
              </w:r>
              <w:r w:rsidR="00FF7E85" w:rsidRPr="00FF7E85" w:rsidDel="00767B2C">
                <w:br/>
                <w:delText>(idImmuable) est un uuid généré par le système et reste égal pour toutes les versions du même objet</w:delText>
              </w:r>
            </w:del>
          </w:p>
          <w:p w14:paraId="671ADB54" w14:textId="7249BA3F" w:rsidR="00FF7E85" w:rsidRPr="00FF7E85" w:rsidDel="00767B2C" w:rsidRDefault="00FF7E85" w:rsidP="00FF7E85">
            <w:pPr>
              <w:rPr>
                <w:del w:id="1526" w:author="COUTIN Stéphane" w:date="2024-04-30T15:19:00Z"/>
              </w:rPr>
            </w:pPr>
            <w:del w:id="1527" w:author="COUTIN Stéphane" w:date="2024-04-30T15:19:00Z">
              <w:r w:rsidRPr="00FF7E85" w:rsidDel="00767B2C">
                <w:delText>Ils sont également utilisés pour créer un identifiant techique des chemin_pedagogique</w:delText>
              </w:r>
            </w:del>
          </w:p>
          <w:p w14:paraId="0C5D00C8" w14:textId="34E7F57C" w:rsidR="00FF7E85" w:rsidRPr="00FF7E85" w:rsidRDefault="00FF7E85" w:rsidP="00FF7E85">
            <w:del w:id="1528" w:author="COUTIN Stéphane" w:date="2024-04-30T15:19:00Z">
              <w:r w:rsidRPr="00FF7E85" w:rsidDel="00767B2C">
                <w:delText>Etant un uuid, cet identifiant est cohérent au travers des différents schémas des BDD Pegase.</w:delText>
              </w:r>
            </w:del>
          </w:p>
        </w:tc>
      </w:tr>
      <w:tr w:rsidR="00FF7E85" w:rsidRPr="00FF7E85" w:rsidDel="00767B2C" w14:paraId="256C277A" w14:textId="762A87FF" w:rsidTr="00767B2C">
        <w:tblPrEx>
          <w:tblW w:w="0" w:type="auto"/>
          <w:tblCellMar>
            <w:left w:w="0" w:type="dxa"/>
            <w:right w:w="0" w:type="dxa"/>
          </w:tblCellMar>
          <w:tblPrExChange w:id="1529" w:author="COUTIN Stéphane" w:date="2024-04-30T15:23:00Z">
            <w:tblPrEx>
              <w:tblW w:w="0" w:type="auto"/>
              <w:tblCellMar>
                <w:left w:w="0" w:type="dxa"/>
                <w:right w:w="0" w:type="dxa"/>
              </w:tblCellMar>
            </w:tblPrEx>
          </w:tblPrExChange>
        </w:tblPrEx>
        <w:trPr>
          <w:del w:id="1530" w:author="COUTIN Stéphane" w:date="2024-04-30T15:24:00Z"/>
          <w:trPrChange w:id="1531" w:author="COUTIN Stéphane" w:date="2024-04-30T15:23:00Z">
            <w:trPr>
              <w:gridAfter w:val="0"/>
            </w:trPr>
          </w:trPrChange>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Change w:id="1532" w:author="COUTIN Stéphane" w:date="2024-04-30T15:23:00Z">
              <w:tcPr>
                <w:tcW w:w="0" w:type="auto"/>
                <w:gridSpan w:val="2"/>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tcPrChange>
          </w:tcPr>
          <w:p w14:paraId="2E7E163F" w14:textId="363AA51D" w:rsidR="00FF7E85" w:rsidRPr="00FF7E85" w:rsidDel="00767B2C" w:rsidRDefault="00FF7E85" w:rsidP="00FF7E85">
            <w:pPr>
              <w:rPr>
                <w:del w:id="1533" w:author="COUTIN Stéphane" w:date="2024-04-30T15:24:00Z"/>
              </w:rPr>
            </w:pPr>
            <w:del w:id="1534" w:author="COUTIN Stéphane" w:date="2024-04-30T15:23:00Z">
              <w:r w:rsidRPr="00FF7E85" w:rsidDel="00767B2C">
                <w:lastRenderedPageBreak/>
                <w:delText>Maquettes 'moe' (mises en oeuvre)</w:delText>
              </w:r>
            </w:del>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Change w:id="1535" w:author="COUTIN Stéphane" w:date="2024-04-30T15:23:00Z">
              <w:tcPr>
                <w:tcW w:w="0" w:type="auto"/>
                <w:gridSpan w:val="2"/>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tcPrChange>
          </w:tcPr>
          <w:p w14:paraId="3628443B" w14:textId="2A1A5A3D" w:rsidR="00FF7E85" w:rsidRPr="00FF7E85" w:rsidDel="00767B2C" w:rsidRDefault="00FF7E85" w:rsidP="00FF7E85">
            <w:pPr>
              <w:rPr>
                <w:del w:id="1536" w:author="COUTIN Stéphane" w:date="2024-04-30T15:23:00Z"/>
              </w:rPr>
            </w:pPr>
            <w:del w:id="1537" w:author="COUTIN Stéphane" w:date="2024-04-30T15:23:00Z">
              <w:r w:rsidRPr="00FF7E85" w:rsidDel="00767B2C">
                <w:delText>Dans le modèle de données métiers, les entités décrivant l'offre de formation telles que définies dans COF sont nommées en fonction de l'objet qu'elles représentent (formation, objet_formation, groupe; ....). Les entités correspondantes mais associées à une période (et donc mises en oeuvre dans MOF) voient leur nom suffixé par _moe </w:delText>
              </w:r>
              <w:r w:rsidRPr="00FF7E85" w:rsidDel="00767B2C">
                <w:rPr>
                  <w:i/>
                  <w:iCs/>
                </w:rPr>
                <w:delText>(formation</w:delText>
              </w:r>
              <w:r w:rsidRPr="00FF7E85" w:rsidDel="00767B2C">
                <w:delText> moe, objet_formation_moe, ...).</w:delText>
              </w:r>
            </w:del>
          </w:p>
          <w:p w14:paraId="41CE6100" w14:textId="02DD12E5" w:rsidR="00FF7E85" w:rsidRPr="00FF7E85" w:rsidDel="00767B2C" w:rsidRDefault="00FF7E85" w:rsidP="00FF7E85">
            <w:pPr>
              <w:rPr>
                <w:del w:id="1538" w:author="COUTIN Stéphane" w:date="2024-04-30T15:24:00Z"/>
              </w:rPr>
            </w:pPr>
            <w:del w:id="1539" w:author="COUTIN Stéphane" w:date="2024-04-30T15:23:00Z">
              <w:r w:rsidRPr="00FF7E85" w:rsidDel="00767B2C">
                <w:delText>ATTENTION : dans les bases de données, les tables ne sont pas nommées de cette manière. En général les tables nommées 'formation' correspondent à 'formation_moe'. La présence du champ code_periode est un bon indicateur.</w:delText>
              </w:r>
            </w:del>
          </w:p>
        </w:tc>
      </w:tr>
      <w:tr w:rsidR="00FF7E85" w:rsidRPr="00FF7E85" w:rsidDel="00767B2C" w14:paraId="589E3924" w14:textId="31F53343" w:rsidTr="00FF7E85">
        <w:trPr>
          <w:del w:id="1540" w:author="COUTIN Stéphane" w:date="2024-04-30T15:24:00Z"/>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332B11" w14:textId="7AAD16DE" w:rsidR="00FF7E85" w:rsidRPr="00FF7E85" w:rsidDel="00767B2C" w:rsidRDefault="00FF7E85" w:rsidP="00FF7E85">
            <w:pPr>
              <w:rPr>
                <w:del w:id="1541" w:author="COUTIN Stéphane" w:date="2024-04-30T15:24:00Z"/>
              </w:rPr>
            </w:pPr>
            <w:del w:id="1542" w:author="COUTIN Stéphane" w:date="2024-04-30T15:24:00Z">
              <w:r w:rsidRPr="00FF7E85" w:rsidDel="00767B2C">
                <w:delText>Notes sur des différences entre Offre de formation (dans COF) et offre de formation mise en oeuvre (dans MOF)</w:delText>
              </w:r>
            </w:del>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3080A68" w14:textId="5BDFB20B" w:rsidR="00FF7E85" w:rsidRPr="00FF7E85" w:rsidDel="00767B2C" w:rsidRDefault="00FF7E85" w:rsidP="00FF7E85">
            <w:pPr>
              <w:rPr>
                <w:del w:id="1543" w:author="COUTIN Stéphane" w:date="2024-04-30T15:24:00Z"/>
              </w:rPr>
            </w:pPr>
            <w:del w:id="1544" w:author="COUTIN Stéphane" w:date="2024-04-30T15:24:00Z">
              <w:r w:rsidRPr="00FF7E85" w:rsidDel="00767B2C">
                <w:delText>Le champ version, même s'il fait partie de la clé fonctionnelle, est absent de table_moe car une seule version est autorisée par période. Pour retrouver sa valeur, il est nécessaire de créer une jointure avec formation.</w:delText>
              </w:r>
            </w:del>
          </w:p>
          <w:p w14:paraId="468432D0" w14:textId="2FBE48A2" w:rsidR="00FF7E85" w:rsidRPr="00FF7E85" w:rsidDel="00767B2C" w:rsidRDefault="00FF7E85" w:rsidP="00FF7E85">
            <w:pPr>
              <w:rPr>
                <w:del w:id="1545" w:author="COUTIN Stéphane" w:date="2024-04-30T15:24:00Z"/>
              </w:rPr>
            </w:pPr>
            <w:del w:id="1546" w:author="COUTIN Stéphane" w:date="2024-04-30T15:24:00Z">
              <w:r w:rsidRPr="00FF7E85" w:rsidDel="00767B2C">
                <w:delText>Il n'existe pas en bdd d'entité groupement_moe</w:delText>
              </w:r>
            </w:del>
          </w:p>
        </w:tc>
      </w:tr>
      <w:tr w:rsidR="00FF7E85" w:rsidRPr="00FF7E85" w14:paraId="38F25AF9"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9030347" w14:textId="77777777" w:rsidR="00FF7E85" w:rsidRPr="00FF7E85" w:rsidRDefault="00FF7E85" w:rsidP="00FF7E85">
            <w:r w:rsidRPr="00FF7E85">
              <w:t>Objet sur lequel portent admission et inscription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3A19589" w14:textId="5259CB81" w:rsidR="00FF7E85" w:rsidRPr="00FF7E85" w:rsidRDefault="00FF7E85" w:rsidP="00FF7E85">
            <w:r w:rsidRPr="00FF7E85">
              <w:t xml:space="preserve">L'inscription porte sur un </w:t>
            </w:r>
            <w:del w:id="1547" w:author="COUTIN Stéphane" w:date="2024-04-30T15:24:00Z">
              <w:r w:rsidRPr="00FF7E85" w:rsidDel="00767B2C">
                <w:delText xml:space="preserve">chemin </w:delText>
              </w:r>
            </w:del>
            <w:ins w:id="1548" w:author="COUTIN Stéphane" w:date="2024-04-30T15:24:00Z">
              <w:r w:rsidR="00767B2C">
                <w:t>contexte (précédemment un chemin)</w:t>
              </w:r>
              <w:r w:rsidR="00767B2C" w:rsidRPr="00FF7E85">
                <w:t xml:space="preserve"> </w:t>
              </w:r>
            </w:ins>
            <w:r w:rsidRPr="00FF7E85">
              <w:t xml:space="preserve">alors que l'admission porte sur un objet maquette (formation ou objet de formation). Théoriquement il peut y avoir plusieurs </w:t>
            </w:r>
            <w:del w:id="1549" w:author="COUTIN Stéphane" w:date="2024-04-30T15:24:00Z">
              <w:r w:rsidRPr="00FF7E85" w:rsidDel="00767B2C">
                <w:delText xml:space="preserve">chemins </w:delText>
              </w:r>
            </w:del>
            <w:ins w:id="1550" w:author="COUTIN Stéphane" w:date="2024-04-30T15:24:00Z">
              <w:r w:rsidR="00767B2C">
                <w:t>contextes</w:t>
              </w:r>
              <w:r w:rsidR="00767B2C" w:rsidRPr="00FF7E85">
                <w:t xml:space="preserve"> </w:t>
              </w:r>
            </w:ins>
            <w:r w:rsidRPr="00FF7E85">
              <w:t xml:space="preserve">pour un même </w:t>
            </w:r>
            <w:proofErr w:type="spellStart"/>
            <w:r w:rsidRPr="00FF7E85">
              <w:t>objet_maquette</w:t>
            </w:r>
            <w:proofErr w:type="spellEnd"/>
            <w:r w:rsidRPr="00FF7E85">
              <w:t>.</w:t>
            </w:r>
          </w:p>
        </w:tc>
      </w:tr>
      <w:tr w:rsidR="00FF7E85" w:rsidRPr="00FF7E85" w14:paraId="74812DEB"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498D0C2" w14:textId="77777777" w:rsidR="00FF7E85" w:rsidRPr="00FF7E85" w:rsidRDefault="00FF7E85" w:rsidP="00FF7E85">
            <w:r w:rsidRPr="00FF7E85">
              <w:t xml:space="preserve">Utilisation des </w:t>
            </w:r>
            <w:proofErr w:type="spellStart"/>
            <w:r w:rsidRPr="00FF7E85">
              <w:t>uuid</w:t>
            </w:r>
            <w:proofErr w:type="spellEnd"/>
            <w:r w:rsidRPr="00FF7E85">
              <w:t xml:space="preserve"> dans </w:t>
            </w:r>
            <w:proofErr w:type="spellStart"/>
            <w:r w:rsidRPr="00FF7E85">
              <w:t>schema_chc</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8D7533" w14:textId="77777777" w:rsidR="00FF7E85" w:rsidRPr="00FF7E85" w:rsidRDefault="00FF7E85" w:rsidP="00FF7E85">
            <w:r w:rsidRPr="00FF7E85">
              <w:t xml:space="preserve">Dans </w:t>
            </w:r>
            <w:proofErr w:type="spellStart"/>
            <w:r w:rsidRPr="00FF7E85">
              <w:t>schema_chc</w:t>
            </w:r>
            <w:proofErr w:type="spellEnd"/>
            <w:r w:rsidRPr="00FF7E85">
              <w:t xml:space="preserve">, les tables utilisent des </w:t>
            </w:r>
            <w:proofErr w:type="spellStart"/>
            <w:r w:rsidRPr="00FF7E85">
              <w:t>uuid</w:t>
            </w:r>
            <w:proofErr w:type="spellEnd"/>
            <w:r w:rsidRPr="00FF7E85">
              <w:t xml:space="preserve"> en tant qu'identifiants techniques.</w:t>
            </w:r>
          </w:p>
          <w:p w14:paraId="0ED5ED63" w14:textId="77777777" w:rsidR="00FF7E85" w:rsidRPr="00FF7E85" w:rsidRDefault="00FF7E85" w:rsidP="00FF7E85">
            <w:r w:rsidRPr="00FF7E85">
              <w:t>A l'intérieur du schéma ils sont utilisés en tant que FK, et peuvent donc être utilisés pour réaliser des jointures efficaces.</w:t>
            </w:r>
          </w:p>
          <w:p w14:paraId="4000A9DC" w14:textId="77777777" w:rsidR="00FF7E85" w:rsidRPr="00FF7E85" w:rsidRDefault="00FF7E85" w:rsidP="00FF7E85">
            <w:r w:rsidRPr="00FF7E85">
              <w:t>ATTENTION : leur valeur n'est pas préservée au travers des divers schémas. De ce fait il ne faut pas les utiliser pour réaliser une jointure entre deux tables n'appartenant pas au même schéma. Il faudra utiliser les clés fonctionnelles.</w:t>
            </w:r>
          </w:p>
        </w:tc>
      </w:tr>
      <w:tr w:rsidR="005C4E8D" w:rsidRPr="00FF7E85" w14:paraId="5B352257"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53510C56" w14:textId="44C33DC9" w:rsidR="001F7F4E" w:rsidRDefault="001F7F4E" w:rsidP="001F7F4E">
            <w:r>
              <w:t>Comment identifier les inscriptions ‘en cours’ ou ‘non démarrée’.</w:t>
            </w:r>
          </w:p>
          <w:p w14:paraId="4CBE1138" w14:textId="77777777" w:rsidR="005C4E8D" w:rsidRPr="00FF7E85" w:rsidRDefault="005C4E8D" w:rsidP="00FF7E85"/>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7505999C" w14:textId="77777777" w:rsidR="00E67275" w:rsidRDefault="00E67275" w:rsidP="00E67275">
            <w:r>
              <w:t xml:space="preserve">Le tableau disponible dans INS Gestion est bâti en accédant aux 3 </w:t>
            </w:r>
            <w:proofErr w:type="spellStart"/>
            <w:r>
              <w:t>bdd</w:t>
            </w:r>
            <w:proofErr w:type="spellEnd"/>
            <w:r>
              <w:t xml:space="preserve"> du domaine de l’inscription : inscription, piste et </w:t>
            </w:r>
            <w:proofErr w:type="spellStart"/>
            <w:r>
              <w:t>ins_gestion</w:t>
            </w:r>
            <w:proofErr w:type="spellEnd"/>
            <w:r>
              <w:t>.</w:t>
            </w:r>
          </w:p>
          <w:p w14:paraId="07642B1C" w14:textId="77777777" w:rsidR="00E67275" w:rsidRDefault="00E67275" w:rsidP="00E67275">
            <w:r>
              <w:t xml:space="preserve">La base piste (qui est utilisée pour l’inscription en ligne) est une </w:t>
            </w:r>
            <w:proofErr w:type="spellStart"/>
            <w:r>
              <w:t>bdd</w:t>
            </w:r>
            <w:proofErr w:type="spellEnd"/>
            <w:r>
              <w:t xml:space="preserve"> </w:t>
            </w:r>
            <w:proofErr w:type="spellStart"/>
            <w:r>
              <w:t>Mongodb</w:t>
            </w:r>
            <w:proofErr w:type="spellEnd"/>
            <w:r>
              <w:t>, est n’est pas dispo dans DRE. De ce fait, dans DRE, nous ne voyons pas l’avancée de l’inscription à certains statuts.</w:t>
            </w:r>
          </w:p>
          <w:p w14:paraId="28A52001" w14:textId="77777777" w:rsidR="00E67275" w:rsidRDefault="00E67275" w:rsidP="00E67275">
            <w:r>
              <w:t xml:space="preserve">Une possibilité que je vous soumets est d’utiliser le champ </w:t>
            </w:r>
            <w:proofErr w:type="spellStart"/>
            <w:r>
              <w:t>schema_</w:t>
            </w:r>
            <w:proofErr w:type="gramStart"/>
            <w:r>
              <w:t>inscription.admission</w:t>
            </w:r>
            <w:proofErr w:type="gramEnd"/>
            <w:r>
              <w:t>.statut</w:t>
            </w:r>
            <w:proofErr w:type="spellEnd"/>
          </w:p>
          <w:p w14:paraId="3B357481" w14:textId="77777777" w:rsidR="00E67275" w:rsidRDefault="00E67275" w:rsidP="00E67275">
            <w:r>
              <w:t>Les différentes valeurs de la colonne statut sont</w:t>
            </w:r>
          </w:p>
          <w:p w14:paraId="3E0900E3" w14:textId="77777777" w:rsidR="00E67275" w:rsidRDefault="00E67275" w:rsidP="003841C3">
            <w:pPr>
              <w:pStyle w:val="Paragraphedeliste"/>
              <w:numPr>
                <w:ilvl w:val="0"/>
                <w:numId w:val="32"/>
              </w:numPr>
            </w:pPr>
            <w:r>
              <w:t xml:space="preserve">AV pour "Admission Vierge" =&gt; Admission jamais utilisé dans </w:t>
            </w:r>
            <w:proofErr w:type="spellStart"/>
            <w:r>
              <w:t>dans</w:t>
            </w:r>
            <w:proofErr w:type="spellEnd"/>
            <w:r>
              <w:t xml:space="preserve"> CDI</w:t>
            </w:r>
          </w:p>
          <w:p w14:paraId="4B7758BF" w14:textId="77777777" w:rsidR="00E67275" w:rsidRDefault="00E67275" w:rsidP="003841C3">
            <w:pPr>
              <w:pStyle w:val="Paragraphedeliste"/>
              <w:numPr>
                <w:ilvl w:val="0"/>
                <w:numId w:val="32"/>
              </w:numPr>
            </w:pPr>
            <w:proofErr w:type="gramStart"/>
            <w:r>
              <w:t>AU  pour</w:t>
            </w:r>
            <w:proofErr w:type="gramEnd"/>
            <w:r>
              <w:t xml:space="preserve"> "Admission Utilisée" =&gt; Admission utilisé donc il existe un début de dossier dans CDI</w:t>
            </w:r>
          </w:p>
          <w:p w14:paraId="27947B0D" w14:textId="77777777" w:rsidR="00E67275" w:rsidRDefault="00E67275" w:rsidP="003841C3">
            <w:pPr>
              <w:pStyle w:val="Paragraphedeliste"/>
              <w:numPr>
                <w:ilvl w:val="0"/>
                <w:numId w:val="32"/>
              </w:numPr>
            </w:pPr>
            <w:r>
              <w:t xml:space="preserve">IV pour "Inscription Validée" =&gt; statut utilisée pour les remontées </w:t>
            </w:r>
            <w:proofErr w:type="spellStart"/>
            <w:r>
              <w:t>parcoursup</w:t>
            </w:r>
            <w:proofErr w:type="spellEnd"/>
            <w:r>
              <w:t>, valeur renseignée par l'écoute de ins-gestion</w:t>
            </w:r>
          </w:p>
          <w:p w14:paraId="1808E22E" w14:textId="77777777" w:rsidR="00E67275" w:rsidRDefault="00E67275" w:rsidP="003841C3">
            <w:pPr>
              <w:pStyle w:val="Paragraphedeliste"/>
              <w:numPr>
                <w:ilvl w:val="0"/>
                <w:numId w:val="32"/>
              </w:numPr>
            </w:pPr>
            <w:r>
              <w:t xml:space="preserve">IA pour "Inscription Annulée" =&gt; statut utilisée pour les remontées </w:t>
            </w:r>
            <w:proofErr w:type="spellStart"/>
            <w:r>
              <w:t>parcoursup</w:t>
            </w:r>
            <w:proofErr w:type="spellEnd"/>
            <w:r>
              <w:t>, valeur renseignée par l'écoute de ins-gestion</w:t>
            </w:r>
          </w:p>
          <w:p w14:paraId="71DA70DC" w14:textId="77777777" w:rsidR="00E67275" w:rsidRDefault="00E67275" w:rsidP="00E67275">
            <w:r>
              <w:lastRenderedPageBreak/>
              <w:t xml:space="preserve">Vous pouvez en complément rapprocher les enregistrements de </w:t>
            </w:r>
            <w:proofErr w:type="spellStart"/>
            <w:r>
              <w:t>schema_</w:t>
            </w:r>
            <w:proofErr w:type="gramStart"/>
            <w:r>
              <w:t>inscription.admission</w:t>
            </w:r>
            <w:proofErr w:type="spellEnd"/>
            <w:proofErr w:type="gramEnd"/>
            <w:r>
              <w:t xml:space="preserve"> et ceux de </w:t>
            </w:r>
            <w:proofErr w:type="spellStart"/>
            <w:r>
              <w:t>schema_gestion.inscription</w:t>
            </w:r>
            <w:proofErr w:type="spellEnd"/>
            <w:r>
              <w:t xml:space="preserve"> en utilisant</w:t>
            </w:r>
          </w:p>
          <w:p w14:paraId="32A7675D" w14:textId="0231DA24" w:rsidR="005C4E8D" w:rsidRPr="00FF7E85" w:rsidRDefault="00E67275" w:rsidP="00E67275">
            <w:proofErr w:type="gramStart"/>
            <w:r>
              <w:t>inscription</w:t>
            </w:r>
            <w:proofErr w:type="gramEnd"/>
            <w:r>
              <w:t xml:space="preserve">. </w:t>
            </w:r>
            <w:proofErr w:type="spellStart"/>
            <w:proofErr w:type="gramStart"/>
            <w:r>
              <w:t>numero</w:t>
            </w:r>
            <w:proofErr w:type="gramEnd"/>
            <w:r>
              <w:t>_candidat</w:t>
            </w:r>
            <w:proofErr w:type="spellEnd"/>
            <w:r>
              <w:t xml:space="preserve"> = </w:t>
            </w:r>
            <w:proofErr w:type="spellStart"/>
            <w:r>
              <w:t>admis.code_admis</w:t>
            </w:r>
            <w:proofErr w:type="spellEnd"/>
          </w:p>
        </w:tc>
      </w:tr>
    </w:tbl>
    <w:p w14:paraId="086874A7" w14:textId="2A4FE437" w:rsidR="00686196" w:rsidRPr="00897EE5" w:rsidRDefault="00686196" w:rsidP="00686196"/>
    <w:p w14:paraId="55F2D8A3" w14:textId="77777777" w:rsidR="00686196" w:rsidRPr="00897EE5" w:rsidRDefault="00686196" w:rsidP="00686196"/>
    <w:p w14:paraId="64C3195D" w14:textId="77777777" w:rsidR="00686196" w:rsidRPr="00897EE5" w:rsidRDefault="00686196" w:rsidP="00E33BE9"/>
    <w:sectPr w:rsidR="00686196" w:rsidRPr="00897EE5">
      <w:headerReference w:type="default" r:id="rId26"/>
      <w:footerReference w:type="default" r:id="rId27"/>
      <w:pgSz w:w="11906" w:h="16838"/>
      <w:pgMar w:top="226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CC46D" w14:textId="77777777" w:rsidR="00861168" w:rsidRDefault="00861168">
      <w:pPr>
        <w:spacing w:after="0" w:line="240" w:lineRule="auto"/>
      </w:pPr>
      <w:r>
        <w:separator/>
      </w:r>
    </w:p>
  </w:endnote>
  <w:endnote w:type="continuationSeparator" w:id="0">
    <w:p w14:paraId="4163CF8D" w14:textId="77777777" w:rsidR="00861168" w:rsidRDefault="00861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268D5" w14:textId="5F866B34" w:rsidR="0003192A" w:rsidRDefault="0003192A">
    <w:pPr>
      <w:pStyle w:val="Pieddepage"/>
      <w:rPr>
        <w:i/>
      </w:rPr>
    </w:pPr>
    <w:r>
      <w:rPr>
        <w:i/>
      </w:rPr>
      <w:t xml:space="preserve">Pégase V23 / janvier 2024 / page </w:t>
    </w:r>
    <w:r>
      <w:rPr>
        <w:i/>
      </w:rPr>
      <w:fldChar w:fldCharType="begin"/>
    </w:r>
    <w:r>
      <w:rPr>
        <w:i/>
      </w:rPr>
      <w:instrText>PAGE   \* MERGEFORMAT</w:instrText>
    </w:r>
    <w:r>
      <w:rPr>
        <w:i/>
      </w:rPr>
      <w:fldChar w:fldCharType="separate"/>
    </w:r>
    <w:r>
      <w:rPr>
        <w:i/>
        <w:noProof/>
      </w:rPr>
      <w:t>56</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12CA8" w14:textId="77777777" w:rsidR="00861168" w:rsidRDefault="00861168">
      <w:pPr>
        <w:spacing w:after="0" w:line="240" w:lineRule="auto"/>
      </w:pPr>
      <w:r>
        <w:separator/>
      </w:r>
    </w:p>
  </w:footnote>
  <w:footnote w:type="continuationSeparator" w:id="0">
    <w:p w14:paraId="1CA2A0B3" w14:textId="77777777" w:rsidR="00861168" w:rsidRDefault="00861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BBDD2" w14:textId="296809BD" w:rsidR="0003192A" w:rsidRDefault="0003192A">
    <w:pPr>
      <w:pStyle w:val="En-tte"/>
      <w:tabs>
        <w:tab w:val="clear" w:pos="9072"/>
        <w:tab w:val="right" w:pos="8789"/>
      </w:tabs>
      <w:ind w:left="-990" w:right="-990"/>
    </w:pPr>
    <w:r>
      <w:rPr>
        <w:noProof/>
        <w:lang w:eastAsia="fr-FR"/>
      </w:rPr>
      <mc:AlternateContent>
        <mc:Choice Requires="wps">
          <w:drawing>
            <wp:anchor distT="45720" distB="45720" distL="114300" distR="114300" simplePos="0" relativeHeight="251657216" behindDoc="0" locked="0" layoutInCell="1" allowOverlap="1" wp14:anchorId="24C31505" wp14:editId="6B0A1749">
              <wp:simplePos x="0" y="0"/>
              <wp:positionH relativeFrom="margin">
                <wp:posOffset>800100</wp:posOffset>
              </wp:positionH>
              <wp:positionV relativeFrom="paragraph">
                <wp:posOffset>364212</wp:posOffset>
              </wp:positionV>
              <wp:extent cx="5486400" cy="361947"/>
              <wp:effectExtent l="0" t="0" r="19047" b="19047"/>
              <wp:wrapSquare wrapText="bothSides"/>
              <wp:docPr id="1" name="Zone de texte 2"/>
              <wp:cNvGraphicFramePr/>
              <a:graphic xmlns:a="http://schemas.openxmlformats.org/drawingml/2006/main">
                <a:graphicData uri="http://schemas.microsoft.com/office/word/2010/wordprocessingShape">
                  <wps:wsp>
                    <wps:cNvSpPr/>
                    <wps:spPr bwMode="auto">
                      <a:xfrm>
                        <a:off x="0" y="0"/>
                        <a:ext cx="5486400" cy="361950"/>
                      </a:xfrm>
                      <a:prstGeom prst="rect">
                        <a:avLst/>
                      </a:prstGeom>
                      <a:ln>
                        <a:solidFill>
                          <a:srgbClr val="35338B"/>
                        </a:solidFill>
                        <a:headEnd/>
                        <a:tailEnd/>
                      </a:ln>
                    </wps:spPr>
                    <wps:style>
                      <a:lnRef idx="2">
                        <a:schemeClr val="accent5"/>
                      </a:lnRef>
                      <a:fillRef idx="1">
                        <a:schemeClr val="lt1"/>
                      </a:fillRef>
                      <a:effectRef idx="0">
                        <a:schemeClr val="accent5"/>
                      </a:effectRef>
                      <a:fontRef idx="minor">
                        <a:schemeClr val="dk1"/>
                      </a:fontRef>
                    </wps:style>
                    <wps:txbx>
                      <w:txbxContent>
                        <w:p w14:paraId="19356D4C" w14:textId="77777777" w:rsidR="0003192A" w:rsidRDefault="0003192A">
                          <w:pPr>
                            <w:jc w:val="center"/>
                            <w:rPr>
                              <w:b/>
                              <w:color w:val="35338B"/>
                              <w:sz w:val="36"/>
                              <w:szCs w:val="36"/>
                            </w:rPr>
                          </w:pPr>
                          <w:r>
                            <w:rPr>
                              <w:b/>
                              <w:color w:val="35338B"/>
                              <w:sz w:val="36"/>
                              <w:szCs w:val="36"/>
                            </w:rPr>
                            <w:t>DRE – Transfert de compétences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4C31505" id="Zone de texte 2" o:spid="_x0000_s1028" style="position:absolute;left:0;text-align:left;margin-left:63pt;margin-top:28.7pt;width:6in;height:28.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" fillcolor="white [3201]" strokecolor="#35338b" strokeweight="1pt">
              <v:textbox>
                <w:txbxContent>
                  <w:p w14:paraId="19356D4C" w14:textId="77777777" w:rsidR="00252949" w:rsidRDefault="00252949">
                    <w:pPr>
                      <w:jc w:val="center"/>
                      <w:rPr>
                        <w:b/>
                        <w:color w:val="35338B"/>
                        <w:sz w:val="36"/>
                        <w:szCs w:val="36"/>
                      </w:rPr>
                    </w:pPr>
                    <w:r>
                      <w:rPr>
                        <w:b/>
                        <w:color w:val="35338B"/>
                        <w:sz w:val="36"/>
                        <w:szCs w:val="36"/>
                      </w:rPr>
                      <w:t>DRE – Transfert de compétences</w:t>
                    </w:r>
                  </w:p>
                </w:txbxContent>
              </v:textbox>
              <w10:wrap type="square" anchorx="margin"/>
            </v:rect>
          </w:pict>
        </mc:Fallback>
      </mc:AlternateContent>
    </w:r>
    <w:r>
      <w:rPr>
        <w:noProof/>
        <w:lang w:eastAsia="fr-FR"/>
      </w:rPr>
      <w:drawing>
        <wp:anchor distT="0" distB="0" distL="114300" distR="114300" simplePos="0" relativeHeight="251658240" behindDoc="0" locked="0" layoutInCell="1" allowOverlap="1" wp14:anchorId="7D2C4DBE" wp14:editId="27AF668A">
          <wp:simplePos x="0" y="0"/>
          <wp:positionH relativeFrom="column">
            <wp:posOffset>-771525</wp:posOffset>
          </wp:positionH>
          <wp:positionV relativeFrom="paragraph">
            <wp:posOffset>-314957</wp:posOffset>
          </wp:positionV>
          <wp:extent cx="1365882" cy="1370962"/>
          <wp:effectExtent l="0" t="0" r="5715" b="0"/>
          <wp:wrapNone/>
          <wp:docPr id="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cscol-logotype-pastille.png"/>
                  <pic:cNvPicPr>
                    <a:picLocks noChangeAspect="1"/>
                  </pic:cNvPicPr>
                </pic:nvPicPr>
                <pic:blipFill>
                  <a:blip r:embed="rId1"/>
                  <a:stretch/>
                </pic:blipFill>
                <pic:spPr bwMode="auto">
                  <a:xfrm>
                    <a:off x="0" y="0"/>
                    <a:ext cx="1365884" cy="1370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6192" behindDoc="0" locked="0" layoutInCell="1" allowOverlap="1" wp14:anchorId="0EFD80FF" wp14:editId="2E4A6757">
          <wp:simplePos x="0" y="0"/>
          <wp:positionH relativeFrom="margin">
            <wp:posOffset>2905371</wp:posOffset>
          </wp:positionH>
          <wp:positionV relativeFrom="paragraph">
            <wp:posOffset>-628785</wp:posOffset>
          </wp:positionV>
          <wp:extent cx="3699553" cy="1360802"/>
          <wp:effectExtent l="0" t="0" r="0" b="0"/>
          <wp:wrapNone/>
          <wp:docPr id="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a:picLocks noChangeAspect="1"/>
                  </pic:cNvPicPr>
                </pic:nvPicPr>
                <pic:blipFill>
                  <a:blip r:embed="rId2"/>
                  <a:stretch/>
                </pic:blipFill>
                <pic:spPr bwMode="auto">
                  <a:xfrm>
                    <a:off x="0" y="0"/>
                    <a:ext cx="3699556" cy="13608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387"/>
    <w:multiLevelType w:val="hybridMultilevel"/>
    <w:tmpl w:val="1DCA0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D5D17"/>
    <w:multiLevelType w:val="hybridMultilevel"/>
    <w:tmpl w:val="22B4C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6594F"/>
    <w:multiLevelType w:val="hybridMultilevel"/>
    <w:tmpl w:val="DE84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4E4"/>
    <w:multiLevelType w:val="hybridMultilevel"/>
    <w:tmpl w:val="A4C0C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40695"/>
    <w:multiLevelType w:val="multilevel"/>
    <w:tmpl w:val="77A8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70664"/>
    <w:multiLevelType w:val="hybridMultilevel"/>
    <w:tmpl w:val="C5C46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367FCB"/>
    <w:multiLevelType w:val="hybridMultilevel"/>
    <w:tmpl w:val="B8E80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260160"/>
    <w:multiLevelType w:val="hybridMultilevel"/>
    <w:tmpl w:val="D5BAF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A17D1C"/>
    <w:multiLevelType w:val="hybridMultilevel"/>
    <w:tmpl w:val="BA225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6071B2"/>
    <w:multiLevelType w:val="multilevel"/>
    <w:tmpl w:val="29F281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A221AF6"/>
    <w:multiLevelType w:val="hybridMultilevel"/>
    <w:tmpl w:val="22FEA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1B5457"/>
    <w:multiLevelType w:val="multilevel"/>
    <w:tmpl w:val="A3C06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669C1"/>
    <w:multiLevelType w:val="hybridMultilevel"/>
    <w:tmpl w:val="9C9A27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784A5D"/>
    <w:multiLevelType w:val="hybridMultilevel"/>
    <w:tmpl w:val="402C3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E92BBA"/>
    <w:multiLevelType w:val="multilevel"/>
    <w:tmpl w:val="592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DC41EB"/>
    <w:multiLevelType w:val="hybridMultilevel"/>
    <w:tmpl w:val="3A24CD48"/>
    <w:lvl w:ilvl="0" w:tplc="EEF6043C">
      <w:start w:val="1"/>
      <w:numFmt w:val="decimal"/>
      <w:lvlText w:val="%1."/>
      <w:lvlJc w:val="left"/>
      <w:pPr>
        <w:ind w:left="720" w:hanging="357"/>
      </w:pPr>
    </w:lvl>
    <w:lvl w:ilvl="1" w:tplc="C51A05FA">
      <w:start w:val="1"/>
      <w:numFmt w:val="lowerLetter"/>
      <w:lvlText w:val="%2."/>
      <w:lvlJc w:val="left"/>
      <w:pPr>
        <w:ind w:left="1440" w:hanging="357"/>
      </w:pPr>
    </w:lvl>
    <w:lvl w:ilvl="2" w:tplc="BDA2935A">
      <w:start w:val="1"/>
      <w:numFmt w:val="lowerRoman"/>
      <w:lvlText w:val="%3."/>
      <w:lvlJc w:val="right"/>
      <w:pPr>
        <w:ind w:left="2160" w:hanging="177"/>
      </w:pPr>
    </w:lvl>
    <w:lvl w:ilvl="3" w:tplc="69323D50">
      <w:start w:val="1"/>
      <w:numFmt w:val="decimal"/>
      <w:lvlText w:val="%4."/>
      <w:lvlJc w:val="left"/>
      <w:pPr>
        <w:ind w:left="2880" w:hanging="357"/>
      </w:pPr>
    </w:lvl>
    <w:lvl w:ilvl="4" w:tplc="9B34C10A">
      <w:start w:val="1"/>
      <w:numFmt w:val="lowerLetter"/>
      <w:lvlText w:val="%5."/>
      <w:lvlJc w:val="left"/>
      <w:pPr>
        <w:ind w:left="3600" w:hanging="357"/>
      </w:pPr>
    </w:lvl>
    <w:lvl w:ilvl="5" w:tplc="46D84D44">
      <w:start w:val="1"/>
      <w:numFmt w:val="lowerRoman"/>
      <w:lvlText w:val="%6."/>
      <w:lvlJc w:val="right"/>
      <w:pPr>
        <w:ind w:left="4320" w:hanging="177"/>
      </w:pPr>
    </w:lvl>
    <w:lvl w:ilvl="6" w:tplc="81901980">
      <w:start w:val="1"/>
      <w:numFmt w:val="decimal"/>
      <w:lvlText w:val="%7."/>
      <w:lvlJc w:val="left"/>
      <w:pPr>
        <w:ind w:left="5040" w:hanging="357"/>
      </w:pPr>
    </w:lvl>
    <w:lvl w:ilvl="7" w:tplc="C7E4337C">
      <w:start w:val="1"/>
      <w:numFmt w:val="lowerLetter"/>
      <w:lvlText w:val="%8."/>
      <w:lvlJc w:val="left"/>
      <w:pPr>
        <w:ind w:left="5760" w:hanging="357"/>
      </w:pPr>
    </w:lvl>
    <w:lvl w:ilvl="8" w:tplc="A7A28D38">
      <w:start w:val="1"/>
      <w:numFmt w:val="lowerRoman"/>
      <w:lvlText w:val="%9."/>
      <w:lvlJc w:val="right"/>
      <w:pPr>
        <w:ind w:left="6480" w:hanging="177"/>
      </w:pPr>
    </w:lvl>
  </w:abstractNum>
  <w:abstractNum w:abstractNumId="16" w15:restartNumberingAfterBreak="0">
    <w:nsid w:val="447B6D4C"/>
    <w:multiLevelType w:val="hybridMultilevel"/>
    <w:tmpl w:val="7D64F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F078F"/>
    <w:multiLevelType w:val="hybridMultilevel"/>
    <w:tmpl w:val="EE827F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D62C48"/>
    <w:multiLevelType w:val="hybridMultilevel"/>
    <w:tmpl w:val="E4264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1259AB"/>
    <w:multiLevelType w:val="hybridMultilevel"/>
    <w:tmpl w:val="5F0CDE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BB1183"/>
    <w:multiLevelType w:val="multilevel"/>
    <w:tmpl w:val="2096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129E9"/>
    <w:multiLevelType w:val="multilevel"/>
    <w:tmpl w:val="2684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66160"/>
    <w:multiLevelType w:val="multilevel"/>
    <w:tmpl w:val="463CC73E"/>
    <w:lvl w:ilvl="0">
      <w:start w:val="1"/>
      <w:numFmt w:val="decimal"/>
      <w:pStyle w:val="Titre1"/>
      <w:lvlText w:val="%1"/>
      <w:lvlJc w:val="left"/>
      <w:pPr>
        <w:ind w:left="432" w:hanging="429"/>
      </w:pPr>
    </w:lvl>
    <w:lvl w:ilvl="1">
      <w:start w:val="1"/>
      <w:numFmt w:val="decimal"/>
      <w:pStyle w:val="Titre2"/>
      <w:lvlText w:val="%1.%2"/>
      <w:lvlJc w:val="left"/>
      <w:pPr>
        <w:ind w:left="576" w:hanging="573"/>
      </w:pPr>
    </w:lvl>
    <w:lvl w:ilvl="2">
      <w:start w:val="1"/>
      <w:numFmt w:val="decimal"/>
      <w:pStyle w:val="Titre3"/>
      <w:lvlText w:val="%1.%2.%3"/>
      <w:lvlJc w:val="left"/>
      <w:pPr>
        <w:ind w:left="720" w:hanging="717"/>
      </w:pPr>
    </w:lvl>
    <w:lvl w:ilvl="3">
      <w:start w:val="1"/>
      <w:numFmt w:val="decimal"/>
      <w:pStyle w:val="Titre4"/>
      <w:lvlText w:val="%1.%2.%3.%4"/>
      <w:lvlJc w:val="left"/>
      <w:pPr>
        <w:ind w:left="864" w:hanging="861"/>
      </w:pPr>
    </w:lvl>
    <w:lvl w:ilvl="4">
      <w:start w:val="1"/>
      <w:numFmt w:val="decimal"/>
      <w:pStyle w:val="Titre5"/>
      <w:lvlText w:val="%1.%2.%3.%4.%5"/>
      <w:lvlJc w:val="left"/>
      <w:pPr>
        <w:ind w:left="1008" w:hanging="1005"/>
      </w:pPr>
    </w:lvl>
    <w:lvl w:ilvl="5">
      <w:start w:val="1"/>
      <w:numFmt w:val="decimal"/>
      <w:pStyle w:val="Titre6"/>
      <w:lvlText w:val="%1.%2.%3.%4.%5.%6"/>
      <w:lvlJc w:val="left"/>
      <w:pPr>
        <w:ind w:left="1152" w:hanging="1149"/>
      </w:pPr>
    </w:lvl>
    <w:lvl w:ilvl="6">
      <w:start w:val="1"/>
      <w:numFmt w:val="decimal"/>
      <w:pStyle w:val="Titre7"/>
      <w:lvlText w:val="%1.%2.%3.%4.%5.%6.%7"/>
      <w:lvlJc w:val="left"/>
      <w:pPr>
        <w:ind w:left="1296" w:hanging="1293"/>
      </w:pPr>
    </w:lvl>
    <w:lvl w:ilvl="7">
      <w:start w:val="1"/>
      <w:numFmt w:val="decimal"/>
      <w:pStyle w:val="Titre8"/>
      <w:lvlText w:val="%1.%2.%3.%4.%5.%6.%7.%8"/>
      <w:lvlJc w:val="left"/>
      <w:pPr>
        <w:ind w:left="1440" w:hanging="1437"/>
      </w:pPr>
    </w:lvl>
    <w:lvl w:ilvl="8">
      <w:start w:val="1"/>
      <w:numFmt w:val="decimal"/>
      <w:pStyle w:val="Titre9"/>
      <w:lvlText w:val="%1.%2.%3.%4.%5.%6.%7.%8.%9"/>
      <w:lvlJc w:val="left"/>
      <w:pPr>
        <w:ind w:left="1584" w:hanging="1581"/>
      </w:pPr>
    </w:lvl>
  </w:abstractNum>
  <w:abstractNum w:abstractNumId="23" w15:restartNumberingAfterBreak="0">
    <w:nsid w:val="6F153A04"/>
    <w:multiLevelType w:val="hybridMultilevel"/>
    <w:tmpl w:val="D9E27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5F1856"/>
    <w:multiLevelType w:val="multilevel"/>
    <w:tmpl w:val="9638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2F762E"/>
    <w:multiLevelType w:val="hybridMultilevel"/>
    <w:tmpl w:val="16BA3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4"/>
  </w:num>
  <w:num w:numId="6">
    <w:abstractNumId w:val="21"/>
  </w:num>
  <w:num w:numId="7">
    <w:abstractNumId w:val="4"/>
  </w:num>
  <w:num w:numId="8">
    <w:abstractNumId w:val="20"/>
  </w:num>
  <w:num w:numId="9">
    <w:abstractNumId w:val="2"/>
  </w:num>
  <w:num w:numId="10">
    <w:abstractNumId w:val="23"/>
  </w:num>
  <w:num w:numId="11">
    <w:abstractNumId w:val="22"/>
  </w:num>
  <w:num w:numId="12">
    <w:abstractNumId w:val="19"/>
  </w:num>
  <w:num w:numId="13">
    <w:abstractNumId w:val="18"/>
  </w:num>
  <w:num w:numId="14">
    <w:abstractNumId w:val="16"/>
  </w:num>
  <w:num w:numId="15">
    <w:abstractNumId w:val="17"/>
  </w:num>
  <w:num w:numId="16">
    <w:abstractNumId w:val="0"/>
  </w:num>
  <w:num w:numId="17">
    <w:abstractNumId w:val="10"/>
  </w:num>
  <w:num w:numId="18">
    <w:abstractNumId w:val="8"/>
  </w:num>
  <w:num w:numId="19">
    <w:abstractNumId w:val="25"/>
  </w:num>
  <w:num w:numId="20">
    <w:abstractNumId w:val="14"/>
  </w:num>
  <w:num w:numId="21">
    <w:abstractNumId w:val="13"/>
  </w:num>
  <w:num w:numId="22">
    <w:abstractNumId w:val="3"/>
  </w:num>
  <w:num w:numId="23">
    <w:abstractNumId w:val="1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5"/>
  </w:num>
  <w:num w:numId="29">
    <w:abstractNumId w:val="9"/>
  </w:num>
  <w:num w:numId="30">
    <w:abstractNumId w:val="9"/>
    <w:lvlOverride w:ilvl="2">
      <w:lvl w:ilvl="2">
        <w:numFmt w:val="decimal"/>
        <w:lvlText w:val="%3."/>
        <w:lvlJc w:val="left"/>
      </w:lvl>
    </w:lvlOverride>
  </w:num>
  <w:num w:numId="31">
    <w:abstractNumId w:val="9"/>
    <w:lvlOverride w:ilvl="2">
      <w:lvl w:ilvl="2">
        <w:numFmt w:val="decimal"/>
        <w:lvlText w:val="%3."/>
        <w:lvlJc w:val="left"/>
      </w:lvl>
    </w:lvlOverride>
    <w:lvlOverride w:ilvl="3">
      <w:lvl w:ilvl="3">
        <w:numFmt w:val="decimal"/>
        <w:lvlText w:val="%4."/>
        <w:lvlJc w:val="left"/>
      </w:lvl>
    </w:lvlOverride>
  </w:num>
  <w:num w:numId="32">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UTIN Stéphane">
    <w15:presenceInfo w15:providerId="AD" w15:userId="S-1-5-21-2959188526-1106337837-3164244429-1210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85C"/>
    <w:rsid w:val="00004F7C"/>
    <w:rsid w:val="00006262"/>
    <w:rsid w:val="000132AA"/>
    <w:rsid w:val="000205AA"/>
    <w:rsid w:val="0003192A"/>
    <w:rsid w:val="00031E58"/>
    <w:rsid w:val="000415D9"/>
    <w:rsid w:val="000435B1"/>
    <w:rsid w:val="00046AB6"/>
    <w:rsid w:val="00052519"/>
    <w:rsid w:val="00052BDF"/>
    <w:rsid w:val="00060BAE"/>
    <w:rsid w:val="00061885"/>
    <w:rsid w:val="00065E86"/>
    <w:rsid w:val="00071F42"/>
    <w:rsid w:val="00084529"/>
    <w:rsid w:val="0009135D"/>
    <w:rsid w:val="00096D46"/>
    <w:rsid w:val="000B09C0"/>
    <w:rsid w:val="000B2281"/>
    <w:rsid w:val="000B3CD2"/>
    <w:rsid w:val="000C2CAE"/>
    <w:rsid w:val="000C7BB6"/>
    <w:rsid w:val="000D3002"/>
    <w:rsid w:val="000E0144"/>
    <w:rsid w:val="000E7B2F"/>
    <w:rsid w:val="000F0BC7"/>
    <w:rsid w:val="000F19D5"/>
    <w:rsid w:val="000F2664"/>
    <w:rsid w:val="0010035B"/>
    <w:rsid w:val="00105F58"/>
    <w:rsid w:val="001067FC"/>
    <w:rsid w:val="00107F04"/>
    <w:rsid w:val="00112059"/>
    <w:rsid w:val="001160CE"/>
    <w:rsid w:val="00117E9F"/>
    <w:rsid w:val="00120F7B"/>
    <w:rsid w:val="00121991"/>
    <w:rsid w:val="001250A3"/>
    <w:rsid w:val="001254DF"/>
    <w:rsid w:val="00134F94"/>
    <w:rsid w:val="0014285C"/>
    <w:rsid w:val="00142BB9"/>
    <w:rsid w:val="0015482E"/>
    <w:rsid w:val="00154C0F"/>
    <w:rsid w:val="00162AE9"/>
    <w:rsid w:val="00170B0E"/>
    <w:rsid w:val="0017599C"/>
    <w:rsid w:val="00176FE8"/>
    <w:rsid w:val="001835D0"/>
    <w:rsid w:val="00193029"/>
    <w:rsid w:val="001A551C"/>
    <w:rsid w:val="001A6B64"/>
    <w:rsid w:val="001B12C6"/>
    <w:rsid w:val="001B20BC"/>
    <w:rsid w:val="001B25B9"/>
    <w:rsid w:val="001B6525"/>
    <w:rsid w:val="001C11DD"/>
    <w:rsid w:val="001C5809"/>
    <w:rsid w:val="001D55BC"/>
    <w:rsid w:val="001D5C36"/>
    <w:rsid w:val="001E352B"/>
    <w:rsid w:val="001E44AB"/>
    <w:rsid w:val="001E7FCF"/>
    <w:rsid w:val="001F1FB0"/>
    <w:rsid w:val="001F6063"/>
    <w:rsid w:val="001F7F4E"/>
    <w:rsid w:val="002047E3"/>
    <w:rsid w:val="00210AE3"/>
    <w:rsid w:val="00211E65"/>
    <w:rsid w:val="00227A87"/>
    <w:rsid w:val="00234BC9"/>
    <w:rsid w:val="002351A6"/>
    <w:rsid w:val="00235A0E"/>
    <w:rsid w:val="00237F36"/>
    <w:rsid w:val="002428F6"/>
    <w:rsid w:val="00246343"/>
    <w:rsid w:val="00252949"/>
    <w:rsid w:val="00271AF0"/>
    <w:rsid w:val="00273A54"/>
    <w:rsid w:val="00282205"/>
    <w:rsid w:val="0028223D"/>
    <w:rsid w:val="0029558C"/>
    <w:rsid w:val="00296046"/>
    <w:rsid w:val="002B2444"/>
    <w:rsid w:val="002B4C3A"/>
    <w:rsid w:val="002C3D8A"/>
    <w:rsid w:val="002C7D2F"/>
    <w:rsid w:val="002D1D98"/>
    <w:rsid w:val="002D2123"/>
    <w:rsid w:val="002D49C8"/>
    <w:rsid w:val="002D4FC0"/>
    <w:rsid w:val="002E0A32"/>
    <w:rsid w:val="002E174E"/>
    <w:rsid w:val="002E4426"/>
    <w:rsid w:val="002E6698"/>
    <w:rsid w:val="002E72B1"/>
    <w:rsid w:val="002F0580"/>
    <w:rsid w:val="002F290E"/>
    <w:rsid w:val="002F49CF"/>
    <w:rsid w:val="002F724A"/>
    <w:rsid w:val="003008AD"/>
    <w:rsid w:val="00301ED8"/>
    <w:rsid w:val="0031016A"/>
    <w:rsid w:val="00310D35"/>
    <w:rsid w:val="00310E87"/>
    <w:rsid w:val="00315F83"/>
    <w:rsid w:val="00316BC4"/>
    <w:rsid w:val="00327285"/>
    <w:rsid w:val="00333CC4"/>
    <w:rsid w:val="00341F2F"/>
    <w:rsid w:val="00343B6B"/>
    <w:rsid w:val="0035344B"/>
    <w:rsid w:val="0036109B"/>
    <w:rsid w:val="00362704"/>
    <w:rsid w:val="00366ADA"/>
    <w:rsid w:val="00375201"/>
    <w:rsid w:val="003840EC"/>
    <w:rsid w:val="003841C3"/>
    <w:rsid w:val="00392D9C"/>
    <w:rsid w:val="003A20FD"/>
    <w:rsid w:val="003A4456"/>
    <w:rsid w:val="003A676E"/>
    <w:rsid w:val="003A6EE9"/>
    <w:rsid w:val="003B5F49"/>
    <w:rsid w:val="003B7232"/>
    <w:rsid w:val="003C371F"/>
    <w:rsid w:val="003C7778"/>
    <w:rsid w:val="003C7B81"/>
    <w:rsid w:val="003E04FC"/>
    <w:rsid w:val="003E08DF"/>
    <w:rsid w:val="003F2C5D"/>
    <w:rsid w:val="00401D96"/>
    <w:rsid w:val="00403E00"/>
    <w:rsid w:val="004209A7"/>
    <w:rsid w:val="004233DF"/>
    <w:rsid w:val="004233FE"/>
    <w:rsid w:val="00452531"/>
    <w:rsid w:val="00453BE6"/>
    <w:rsid w:val="00454468"/>
    <w:rsid w:val="00455C1C"/>
    <w:rsid w:val="004603AF"/>
    <w:rsid w:val="004702BD"/>
    <w:rsid w:val="0047369C"/>
    <w:rsid w:val="0047728A"/>
    <w:rsid w:val="00481035"/>
    <w:rsid w:val="00493389"/>
    <w:rsid w:val="00493635"/>
    <w:rsid w:val="0049391B"/>
    <w:rsid w:val="004B0FCA"/>
    <w:rsid w:val="004B23FD"/>
    <w:rsid w:val="004B4E08"/>
    <w:rsid w:val="004B659C"/>
    <w:rsid w:val="004C1892"/>
    <w:rsid w:val="004C3437"/>
    <w:rsid w:val="004C62E1"/>
    <w:rsid w:val="004C745C"/>
    <w:rsid w:val="004D5378"/>
    <w:rsid w:val="004E04E3"/>
    <w:rsid w:val="004E0A25"/>
    <w:rsid w:val="004F4F80"/>
    <w:rsid w:val="004F60EB"/>
    <w:rsid w:val="004F6F7E"/>
    <w:rsid w:val="0051129A"/>
    <w:rsid w:val="00515C43"/>
    <w:rsid w:val="005165CA"/>
    <w:rsid w:val="005169FA"/>
    <w:rsid w:val="005179CF"/>
    <w:rsid w:val="00530A66"/>
    <w:rsid w:val="005323A0"/>
    <w:rsid w:val="00535F46"/>
    <w:rsid w:val="00536118"/>
    <w:rsid w:val="00537791"/>
    <w:rsid w:val="00537AC5"/>
    <w:rsid w:val="00546941"/>
    <w:rsid w:val="005507BD"/>
    <w:rsid w:val="005547D0"/>
    <w:rsid w:val="00555074"/>
    <w:rsid w:val="00562516"/>
    <w:rsid w:val="00574CDD"/>
    <w:rsid w:val="00576A99"/>
    <w:rsid w:val="00580A5F"/>
    <w:rsid w:val="0058595E"/>
    <w:rsid w:val="00590BC9"/>
    <w:rsid w:val="0059172A"/>
    <w:rsid w:val="00591D4E"/>
    <w:rsid w:val="00591DAE"/>
    <w:rsid w:val="005929FE"/>
    <w:rsid w:val="0059624B"/>
    <w:rsid w:val="005A14A8"/>
    <w:rsid w:val="005A34A0"/>
    <w:rsid w:val="005B2E2E"/>
    <w:rsid w:val="005B7236"/>
    <w:rsid w:val="005C3E1F"/>
    <w:rsid w:val="005C4E8D"/>
    <w:rsid w:val="005C5700"/>
    <w:rsid w:val="005C7B23"/>
    <w:rsid w:val="005C7D4D"/>
    <w:rsid w:val="005D076B"/>
    <w:rsid w:val="005D1A61"/>
    <w:rsid w:val="005D353A"/>
    <w:rsid w:val="005D4AF1"/>
    <w:rsid w:val="005D67FD"/>
    <w:rsid w:val="005E03FC"/>
    <w:rsid w:val="005E3CF5"/>
    <w:rsid w:val="005E3E85"/>
    <w:rsid w:val="005F0E86"/>
    <w:rsid w:val="00610604"/>
    <w:rsid w:val="00610D04"/>
    <w:rsid w:val="006138EA"/>
    <w:rsid w:val="00616423"/>
    <w:rsid w:val="00620C52"/>
    <w:rsid w:val="0062206D"/>
    <w:rsid w:val="00625B39"/>
    <w:rsid w:val="006266FC"/>
    <w:rsid w:val="006279E0"/>
    <w:rsid w:val="00633A45"/>
    <w:rsid w:val="006357DF"/>
    <w:rsid w:val="00640D3E"/>
    <w:rsid w:val="006565EC"/>
    <w:rsid w:val="00657326"/>
    <w:rsid w:val="00661D38"/>
    <w:rsid w:val="006647C2"/>
    <w:rsid w:val="00664B4A"/>
    <w:rsid w:val="00672E5E"/>
    <w:rsid w:val="00680857"/>
    <w:rsid w:val="0068160C"/>
    <w:rsid w:val="00686196"/>
    <w:rsid w:val="0069072F"/>
    <w:rsid w:val="00690B9D"/>
    <w:rsid w:val="0069377B"/>
    <w:rsid w:val="00694418"/>
    <w:rsid w:val="006949F6"/>
    <w:rsid w:val="006A21F3"/>
    <w:rsid w:val="006A42CF"/>
    <w:rsid w:val="006C596E"/>
    <w:rsid w:val="006C62E8"/>
    <w:rsid w:val="006C6CCF"/>
    <w:rsid w:val="006D48D6"/>
    <w:rsid w:val="006E34CF"/>
    <w:rsid w:val="006E5C87"/>
    <w:rsid w:val="006E6E97"/>
    <w:rsid w:val="006F0D8C"/>
    <w:rsid w:val="006F23B2"/>
    <w:rsid w:val="006F401A"/>
    <w:rsid w:val="006F4500"/>
    <w:rsid w:val="00701905"/>
    <w:rsid w:val="00704623"/>
    <w:rsid w:val="007100B2"/>
    <w:rsid w:val="00721B01"/>
    <w:rsid w:val="0072782B"/>
    <w:rsid w:val="00760FF1"/>
    <w:rsid w:val="007638C9"/>
    <w:rsid w:val="00767B2C"/>
    <w:rsid w:val="0077084F"/>
    <w:rsid w:val="007738B0"/>
    <w:rsid w:val="00777A8D"/>
    <w:rsid w:val="00782BF6"/>
    <w:rsid w:val="00797906"/>
    <w:rsid w:val="007A50C7"/>
    <w:rsid w:val="007A5877"/>
    <w:rsid w:val="007B2926"/>
    <w:rsid w:val="007B4A1D"/>
    <w:rsid w:val="007B67E7"/>
    <w:rsid w:val="007C1E3C"/>
    <w:rsid w:val="007C1E87"/>
    <w:rsid w:val="007C21A6"/>
    <w:rsid w:val="007C4A72"/>
    <w:rsid w:val="007D3CC0"/>
    <w:rsid w:val="007D5C2C"/>
    <w:rsid w:val="007E6F49"/>
    <w:rsid w:val="007F443D"/>
    <w:rsid w:val="007F7FCE"/>
    <w:rsid w:val="008077C0"/>
    <w:rsid w:val="00811323"/>
    <w:rsid w:val="008226F6"/>
    <w:rsid w:val="00823140"/>
    <w:rsid w:val="0083593B"/>
    <w:rsid w:val="00835C27"/>
    <w:rsid w:val="00842DEF"/>
    <w:rsid w:val="008530CB"/>
    <w:rsid w:val="0085422D"/>
    <w:rsid w:val="00856D89"/>
    <w:rsid w:val="00860837"/>
    <w:rsid w:val="00861168"/>
    <w:rsid w:val="00862E09"/>
    <w:rsid w:val="008674A2"/>
    <w:rsid w:val="00873A67"/>
    <w:rsid w:val="008853EB"/>
    <w:rsid w:val="00890247"/>
    <w:rsid w:val="00892220"/>
    <w:rsid w:val="00893C75"/>
    <w:rsid w:val="00897EE5"/>
    <w:rsid w:val="008A066D"/>
    <w:rsid w:val="008A15AA"/>
    <w:rsid w:val="008A2D34"/>
    <w:rsid w:val="008A7318"/>
    <w:rsid w:val="008B70B4"/>
    <w:rsid w:val="008B7B06"/>
    <w:rsid w:val="008C3B14"/>
    <w:rsid w:val="008D244A"/>
    <w:rsid w:val="008D4A91"/>
    <w:rsid w:val="008D75B2"/>
    <w:rsid w:val="008E083B"/>
    <w:rsid w:val="008E5A39"/>
    <w:rsid w:val="008F0DAD"/>
    <w:rsid w:val="008F2A2E"/>
    <w:rsid w:val="00912536"/>
    <w:rsid w:val="009144A1"/>
    <w:rsid w:val="00914E98"/>
    <w:rsid w:val="00915841"/>
    <w:rsid w:val="009165B4"/>
    <w:rsid w:val="00916E1F"/>
    <w:rsid w:val="00923543"/>
    <w:rsid w:val="009244BD"/>
    <w:rsid w:val="009262C1"/>
    <w:rsid w:val="00930108"/>
    <w:rsid w:val="0094059C"/>
    <w:rsid w:val="00951139"/>
    <w:rsid w:val="00952177"/>
    <w:rsid w:val="00964090"/>
    <w:rsid w:val="009725B6"/>
    <w:rsid w:val="0099221A"/>
    <w:rsid w:val="0099586D"/>
    <w:rsid w:val="009C0C1D"/>
    <w:rsid w:val="009C2851"/>
    <w:rsid w:val="009D45BF"/>
    <w:rsid w:val="009D4938"/>
    <w:rsid w:val="009D730F"/>
    <w:rsid w:val="009E0DD9"/>
    <w:rsid w:val="009E3830"/>
    <w:rsid w:val="009F205C"/>
    <w:rsid w:val="009F2D91"/>
    <w:rsid w:val="009F36A3"/>
    <w:rsid w:val="009F3BFB"/>
    <w:rsid w:val="009F66FA"/>
    <w:rsid w:val="00A04ED6"/>
    <w:rsid w:val="00A07B3D"/>
    <w:rsid w:val="00A11523"/>
    <w:rsid w:val="00A132E1"/>
    <w:rsid w:val="00A15A06"/>
    <w:rsid w:val="00A23A7D"/>
    <w:rsid w:val="00A25530"/>
    <w:rsid w:val="00A266FE"/>
    <w:rsid w:val="00A33315"/>
    <w:rsid w:val="00A36469"/>
    <w:rsid w:val="00A37A99"/>
    <w:rsid w:val="00A43A81"/>
    <w:rsid w:val="00A4461D"/>
    <w:rsid w:val="00A458E5"/>
    <w:rsid w:val="00A53BC4"/>
    <w:rsid w:val="00A5585D"/>
    <w:rsid w:val="00A64808"/>
    <w:rsid w:val="00A66CB8"/>
    <w:rsid w:val="00A70E39"/>
    <w:rsid w:val="00A71A19"/>
    <w:rsid w:val="00A75B1D"/>
    <w:rsid w:val="00A76046"/>
    <w:rsid w:val="00A81E50"/>
    <w:rsid w:val="00A92845"/>
    <w:rsid w:val="00A936E8"/>
    <w:rsid w:val="00AA0EF6"/>
    <w:rsid w:val="00AB7594"/>
    <w:rsid w:val="00AC431C"/>
    <w:rsid w:val="00AD5949"/>
    <w:rsid w:val="00AE3237"/>
    <w:rsid w:val="00AE57FF"/>
    <w:rsid w:val="00AE5BD1"/>
    <w:rsid w:val="00AE61D2"/>
    <w:rsid w:val="00AF0118"/>
    <w:rsid w:val="00AF3149"/>
    <w:rsid w:val="00AF4B2A"/>
    <w:rsid w:val="00AF53B8"/>
    <w:rsid w:val="00AF5954"/>
    <w:rsid w:val="00AF641C"/>
    <w:rsid w:val="00B00D6B"/>
    <w:rsid w:val="00B025A0"/>
    <w:rsid w:val="00B05056"/>
    <w:rsid w:val="00B07938"/>
    <w:rsid w:val="00B11A9B"/>
    <w:rsid w:val="00B14F31"/>
    <w:rsid w:val="00B20C5C"/>
    <w:rsid w:val="00B21942"/>
    <w:rsid w:val="00B364A5"/>
    <w:rsid w:val="00B46249"/>
    <w:rsid w:val="00B5422C"/>
    <w:rsid w:val="00B54484"/>
    <w:rsid w:val="00B54C5D"/>
    <w:rsid w:val="00B57B7A"/>
    <w:rsid w:val="00B6140F"/>
    <w:rsid w:val="00B61D00"/>
    <w:rsid w:val="00B75273"/>
    <w:rsid w:val="00B823ED"/>
    <w:rsid w:val="00B87A12"/>
    <w:rsid w:val="00B90E56"/>
    <w:rsid w:val="00B9240E"/>
    <w:rsid w:val="00BA2C86"/>
    <w:rsid w:val="00BA745C"/>
    <w:rsid w:val="00BA7BCA"/>
    <w:rsid w:val="00BB4F33"/>
    <w:rsid w:val="00BD6DEA"/>
    <w:rsid w:val="00BE1C0F"/>
    <w:rsid w:val="00BE7838"/>
    <w:rsid w:val="00C008BC"/>
    <w:rsid w:val="00C15729"/>
    <w:rsid w:val="00C1753E"/>
    <w:rsid w:val="00C22761"/>
    <w:rsid w:val="00C3029E"/>
    <w:rsid w:val="00C34F18"/>
    <w:rsid w:val="00C5467B"/>
    <w:rsid w:val="00C55174"/>
    <w:rsid w:val="00C70928"/>
    <w:rsid w:val="00C735AE"/>
    <w:rsid w:val="00C77B8A"/>
    <w:rsid w:val="00C930BF"/>
    <w:rsid w:val="00CA7AD1"/>
    <w:rsid w:val="00CB7F31"/>
    <w:rsid w:val="00CC1C0A"/>
    <w:rsid w:val="00CC1D60"/>
    <w:rsid w:val="00CC2BAA"/>
    <w:rsid w:val="00CC45C0"/>
    <w:rsid w:val="00CD6F16"/>
    <w:rsid w:val="00CD6F57"/>
    <w:rsid w:val="00CD731F"/>
    <w:rsid w:val="00CD795D"/>
    <w:rsid w:val="00CE2A48"/>
    <w:rsid w:val="00CE690F"/>
    <w:rsid w:val="00CE7181"/>
    <w:rsid w:val="00CF06A5"/>
    <w:rsid w:val="00CF7A21"/>
    <w:rsid w:val="00D05532"/>
    <w:rsid w:val="00D0640A"/>
    <w:rsid w:val="00D1447D"/>
    <w:rsid w:val="00D16C5B"/>
    <w:rsid w:val="00D31AF1"/>
    <w:rsid w:val="00D33C2E"/>
    <w:rsid w:val="00D3487D"/>
    <w:rsid w:val="00D429A5"/>
    <w:rsid w:val="00D47229"/>
    <w:rsid w:val="00D57426"/>
    <w:rsid w:val="00D6374C"/>
    <w:rsid w:val="00D72A17"/>
    <w:rsid w:val="00D778E4"/>
    <w:rsid w:val="00D779E5"/>
    <w:rsid w:val="00D81C79"/>
    <w:rsid w:val="00D840DD"/>
    <w:rsid w:val="00D940AA"/>
    <w:rsid w:val="00D96B76"/>
    <w:rsid w:val="00DA337F"/>
    <w:rsid w:val="00DA3E33"/>
    <w:rsid w:val="00DA5519"/>
    <w:rsid w:val="00DB2058"/>
    <w:rsid w:val="00DB61D5"/>
    <w:rsid w:val="00DB657C"/>
    <w:rsid w:val="00DC6F74"/>
    <w:rsid w:val="00DC73C6"/>
    <w:rsid w:val="00DD6827"/>
    <w:rsid w:val="00DD77EC"/>
    <w:rsid w:val="00DE568D"/>
    <w:rsid w:val="00DF191A"/>
    <w:rsid w:val="00E015D7"/>
    <w:rsid w:val="00E0657E"/>
    <w:rsid w:val="00E12871"/>
    <w:rsid w:val="00E158C8"/>
    <w:rsid w:val="00E15AD8"/>
    <w:rsid w:val="00E26985"/>
    <w:rsid w:val="00E33BE9"/>
    <w:rsid w:val="00E379E1"/>
    <w:rsid w:val="00E4279B"/>
    <w:rsid w:val="00E4286F"/>
    <w:rsid w:val="00E4437F"/>
    <w:rsid w:val="00E53BD3"/>
    <w:rsid w:val="00E56B4A"/>
    <w:rsid w:val="00E61479"/>
    <w:rsid w:val="00E64F6C"/>
    <w:rsid w:val="00E67275"/>
    <w:rsid w:val="00E74CDB"/>
    <w:rsid w:val="00E75FBC"/>
    <w:rsid w:val="00E84116"/>
    <w:rsid w:val="00E913C1"/>
    <w:rsid w:val="00EA4D39"/>
    <w:rsid w:val="00EA7180"/>
    <w:rsid w:val="00EB365B"/>
    <w:rsid w:val="00EB7EC6"/>
    <w:rsid w:val="00EC17EB"/>
    <w:rsid w:val="00EC2BB9"/>
    <w:rsid w:val="00EC3C3E"/>
    <w:rsid w:val="00EC56A9"/>
    <w:rsid w:val="00EC75F2"/>
    <w:rsid w:val="00ED1CBD"/>
    <w:rsid w:val="00ED397F"/>
    <w:rsid w:val="00ED56AB"/>
    <w:rsid w:val="00ED61E5"/>
    <w:rsid w:val="00EE0BB8"/>
    <w:rsid w:val="00EE2369"/>
    <w:rsid w:val="00EE3376"/>
    <w:rsid w:val="00EE579D"/>
    <w:rsid w:val="00EF73EC"/>
    <w:rsid w:val="00F01889"/>
    <w:rsid w:val="00F0641E"/>
    <w:rsid w:val="00F2407E"/>
    <w:rsid w:val="00F2452E"/>
    <w:rsid w:val="00F41AC8"/>
    <w:rsid w:val="00F53736"/>
    <w:rsid w:val="00F54608"/>
    <w:rsid w:val="00F550B0"/>
    <w:rsid w:val="00F56AF9"/>
    <w:rsid w:val="00F571E3"/>
    <w:rsid w:val="00F5728D"/>
    <w:rsid w:val="00F65F0A"/>
    <w:rsid w:val="00F73099"/>
    <w:rsid w:val="00F73DB2"/>
    <w:rsid w:val="00F81A2C"/>
    <w:rsid w:val="00F92B3B"/>
    <w:rsid w:val="00F97548"/>
    <w:rsid w:val="00FA18C2"/>
    <w:rsid w:val="00FA2DFF"/>
    <w:rsid w:val="00FA31EA"/>
    <w:rsid w:val="00FA3E67"/>
    <w:rsid w:val="00FA42D7"/>
    <w:rsid w:val="00FA4541"/>
    <w:rsid w:val="00FB0247"/>
    <w:rsid w:val="00FB2437"/>
    <w:rsid w:val="00FB2BED"/>
    <w:rsid w:val="00FB33A9"/>
    <w:rsid w:val="00FB4893"/>
    <w:rsid w:val="00FB4D20"/>
    <w:rsid w:val="00FB5158"/>
    <w:rsid w:val="00FC0AED"/>
    <w:rsid w:val="00FC0EB9"/>
    <w:rsid w:val="00FD4BD9"/>
    <w:rsid w:val="00FD7B4B"/>
    <w:rsid w:val="00FE0C90"/>
    <w:rsid w:val="00FF48C3"/>
    <w:rsid w:val="00FF6480"/>
    <w:rsid w:val="00FF69CE"/>
    <w:rsid w:val="00FF7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C82EC"/>
  <w15:docId w15:val="{1E91D8EF-7CD6-45BB-A5F0-070B5081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numPr>
        <w:numId w:val="2"/>
      </w:numPr>
      <w:spacing w:before="240" w:after="0"/>
      <w:outlineLvl w:val="0"/>
    </w:pPr>
    <w:rPr>
      <w:rFonts w:ascii="Calibri Light" w:eastAsia="Calibri Light" w:hAnsi="Calibri Light" w:cs="Calibri Light"/>
      <w:color w:val="2E74B5" w:themeColor="accent1" w:themeShade="BF"/>
      <w:sz w:val="32"/>
      <w:szCs w:val="32"/>
    </w:rPr>
  </w:style>
  <w:style w:type="paragraph" w:styleId="Titre2">
    <w:name w:val="heading 2"/>
    <w:basedOn w:val="Normal"/>
    <w:next w:val="Normal"/>
    <w:link w:val="Titre2Car"/>
    <w:uiPriority w:val="9"/>
    <w:unhideWhenUsed/>
    <w:qFormat/>
    <w:pPr>
      <w:keepNext/>
      <w:keepLines/>
      <w:numPr>
        <w:ilvl w:val="1"/>
        <w:numId w:val="2"/>
      </w:numPr>
      <w:spacing w:before="40" w:after="0"/>
      <w:outlineLvl w:val="1"/>
    </w:pPr>
    <w:rPr>
      <w:rFonts w:ascii="Calibri Light" w:eastAsia="Calibri Light" w:hAnsi="Calibri Light" w:cs="Calibri Light"/>
      <w:color w:val="2E74B5" w:themeColor="accent1" w:themeShade="BF"/>
      <w:sz w:val="26"/>
      <w:szCs w:val="26"/>
    </w:rPr>
  </w:style>
  <w:style w:type="paragraph" w:styleId="Titre3">
    <w:name w:val="heading 3"/>
    <w:basedOn w:val="Normal"/>
    <w:next w:val="Normal"/>
    <w:link w:val="Titre3Car"/>
    <w:uiPriority w:val="9"/>
    <w:unhideWhenUsed/>
    <w:qFormat/>
    <w:pPr>
      <w:keepNext/>
      <w:keepLines/>
      <w:numPr>
        <w:ilvl w:val="2"/>
        <w:numId w:val="2"/>
      </w:numPr>
      <w:spacing w:before="40" w:after="0"/>
      <w:outlineLvl w:val="2"/>
    </w:pPr>
    <w:rPr>
      <w:rFonts w:ascii="Calibri Light" w:eastAsia="Calibri Light" w:hAnsi="Calibri Light" w:cs="Calibri Light"/>
      <w:color w:val="373688"/>
      <w:sz w:val="24"/>
      <w:szCs w:val="24"/>
    </w:rPr>
  </w:style>
  <w:style w:type="paragraph" w:styleId="Titre4">
    <w:name w:val="heading 4"/>
    <w:basedOn w:val="Normal"/>
    <w:next w:val="Normal"/>
    <w:link w:val="Titre4Car"/>
    <w:uiPriority w:val="9"/>
    <w:unhideWhenUsed/>
    <w:qFormat/>
    <w:pPr>
      <w:keepNext/>
      <w:keepLines/>
      <w:numPr>
        <w:ilvl w:val="3"/>
        <w:numId w:val="2"/>
      </w:numPr>
      <w:spacing w:before="40" w:after="0"/>
      <w:outlineLvl w:val="3"/>
    </w:pPr>
    <w:rPr>
      <w:rFonts w:ascii="Calibri Light" w:eastAsia="Calibri Light" w:hAnsi="Calibri Light" w:cs="Calibri Light"/>
      <w:i/>
      <w:iCs/>
      <w:color w:val="373688"/>
    </w:rPr>
  </w:style>
  <w:style w:type="paragraph" w:styleId="Titre5">
    <w:name w:val="heading 5"/>
    <w:basedOn w:val="Normal"/>
    <w:next w:val="Normal"/>
    <w:link w:val="Titre5Car"/>
    <w:uiPriority w:val="9"/>
    <w:semiHidden/>
    <w:unhideWhenUsed/>
    <w:qFormat/>
    <w:pPr>
      <w:keepNext/>
      <w:keepLines/>
      <w:numPr>
        <w:ilvl w:val="4"/>
        <w:numId w:val="2"/>
      </w:numPr>
      <w:spacing w:before="40" w:after="0"/>
      <w:outlineLvl w:val="4"/>
    </w:pPr>
    <w:rPr>
      <w:rFonts w:ascii="Calibri Light" w:eastAsia="Calibri Light" w:hAnsi="Calibri Light" w:cs="Calibri Light"/>
      <w:color w:val="2E74B5" w:themeColor="accent1" w:themeShade="BF"/>
    </w:rPr>
  </w:style>
  <w:style w:type="paragraph" w:styleId="Titre6">
    <w:name w:val="heading 6"/>
    <w:basedOn w:val="Normal"/>
    <w:next w:val="Normal"/>
    <w:link w:val="Titre6Car"/>
    <w:uiPriority w:val="9"/>
    <w:semiHidden/>
    <w:unhideWhenUsed/>
    <w:qFormat/>
    <w:pPr>
      <w:keepNext/>
      <w:keepLines/>
      <w:numPr>
        <w:ilvl w:val="5"/>
        <w:numId w:val="2"/>
      </w:numPr>
      <w:spacing w:before="40" w:after="0"/>
      <w:outlineLvl w:val="5"/>
    </w:pPr>
    <w:rPr>
      <w:rFonts w:ascii="Calibri Light" w:eastAsia="Calibri Light" w:hAnsi="Calibri Light" w:cs="Calibri Light"/>
      <w:color w:val="1F4D78" w:themeColor="accent1" w:themeShade="7F"/>
    </w:rPr>
  </w:style>
  <w:style w:type="paragraph" w:styleId="Titre7">
    <w:name w:val="heading 7"/>
    <w:basedOn w:val="Normal"/>
    <w:next w:val="Normal"/>
    <w:link w:val="Titre7Car"/>
    <w:uiPriority w:val="9"/>
    <w:semiHidden/>
    <w:unhideWhenUsed/>
    <w:qFormat/>
    <w:pPr>
      <w:keepNext/>
      <w:keepLines/>
      <w:numPr>
        <w:ilvl w:val="6"/>
        <w:numId w:val="2"/>
      </w:numPr>
      <w:spacing w:before="40" w:after="0"/>
      <w:outlineLvl w:val="6"/>
    </w:pPr>
    <w:rPr>
      <w:rFonts w:ascii="Calibri Light" w:eastAsia="Calibri Light" w:hAnsi="Calibri Light" w:cs="Calibri Light"/>
      <w:i/>
      <w:iCs/>
      <w:color w:val="1F4D78" w:themeColor="accent1" w:themeShade="7F"/>
    </w:rPr>
  </w:style>
  <w:style w:type="paragraph" w:styleId="Titre8">
    <w:name w:val="heading 8"/>
    <w:basedOn w:val="Normal"/>
    <w:next w:val="Normal"/>
    <w:link w:val="Titre8Car"/>
    <w:uiPriority w:val="9"/>
    <w:semiHidden/>
    <w:unhideWhenUsed/>
    <w:qFormat/>
    <w:pPr>
      <w:keepNext/>
      <w:keepLines/>
      <w:numPr>
        <w:ilvl w:val="7"/>
        <w:numId w:val="2"/>
      </w:numPr>
      <w:spacing w:before="40" w:after="0"/>
      <w:outlineLvl w:val="7"/>
    </w:pPr>
    <w:rPr>
      <w:rFonts w:ascii="Calibri Light" w:eastAsia="Calibri Light" w:hAnsi="Calibri Light" w:cs="Calibri Light"/>
      <w:color w:val="272727" w:themeColor="text1" w:themeTint="D8"/>
      <w:sz w:val="21"/>
      <w:szCs w:val="21"/>
    </w:rPr>
  </w:style>
  <w:style w:type="paragraph" w:styleId="Titre9">
    <w:name w:val="heading 9"/>
    <w:basedOn w:val="Normal"/>
    <w:next w:val="Normal"/>
    <w:link w:val="Titre9Car"/>
    <w:uiPriority w:val="9"/>
    <w:semiHidden/>
    <w:unhideWhenUsed/>
    <w:qFormat/>
    <w:pPr>
      <w:keepNext/>
      <w:keepLines/>
      <w:numPr>
        <w:ilvl w:val="8"/>
        <w:numId w:val="2"/>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FootnoteTextChar">
    <w:name w:val="Footnote Text Char"/>
    <w:uiPriority w:val="99"/>
    <w:rPr>
      <w:sz w:val="18"/>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table" w:customStyle="1" w:styleId="Lined">
    <w:name w:val="Lined"/>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Pr>
      <w:rFonts w:ascii="Calibri Light" w:eastAsia="Calibri Light" w:hAnsi="Calibri Light" w:cs="Calibri Light"/>
      <w:color w:val="2E74B5" w:themeColor="accent1" w:themeShade="BF"/>
      <w:sz w:val="26"/>
      <w:szCs w:val="26"/>
    </w:rPr>
  </w:style>
  <w:style w:type="character" w:customStyle="1" w:styleId="Titre1Car">
    <w:name w:val="Titre 1 Car"/>
    <w:basedOn w:val="Policepardfaut"/>
    <w:link w:val="Titre1"/>
    <w:uiPriority w:val="9"/>
    <w:rPr>
      <w:rFonts w:ascii="Calibri Light" w:eastAsia="Calibri Light" w:hAnsi="Calibri Light" w:cs="Calibri Light"/>
      <w:color w:val="2E74B5" w:themeColor="accent1" w:themeShade="BF"/>
      <w:sz w:val="32"/>
      <w:szCs w:val="32"/>
    </w:rPr>
  </w:style>
  <w:style w:type="character" w:customStyle="1" w:styleId="Titre3Car">
    <w:name w:val="Titre 3 Car"/>
    <w:basedOn w:val="Policepardfaut"/>
    <w:link w:val="Titre3"/>
    <w:uiPriority w:val="9"/>
    <w:rPr>
      <w:rFonts w:ascii="Calibri Light" w:eastAsia="Calibri Light" w:hAnsi="Calibri Light" w:cs="Calibri Light"/>
      <w:color w:val="373688"/>
      <w:sz w:val="24"/>
      <w:szCs w:val="24"/>
    </w:rPr>
  </w:style>
  <w:style w:type="paragraph" w:styleId="En-ttedetabledesmatires">
    <w:name w:val="TOC Heading"/>
    <w:basedOn w:val="Titre1"/>
    <w:next w:val="Normal"/>
    <w:uiPriority w:val="39"/>
    <w:unhideWhenUsed/>
    <w:qFormat/>
    <w:pPr>
      <w:outlineLvl w:val="9"/>
    </w:pPr>
    <w:rPr>
      <w:lang w:eastAsia="fr-FR"/>
    </w:rPr>
  </w:style>
  <w:style w:type="paragraph" w:styleId="TM1">
    <w:name w:val="toc 1"/>
    <w:basedOn w:val="Normal"/>
    <w:next w:val="Normal"/>
    <w:uiPriority w:val="39"/>
    <w:unhideWhenUsed/>
    <w:pPr>
      <w:spacing w:after="100"/>
    </w:pPr>
  </w:style>
  <w:style w:type="character" w:styleId="Lienhypertexte">
    <w:name w:val="Hyperlink"/>
    <w:basedOn w:val="Policepardfaut"/>
    <w:uiPriority w:val="99"/>
    <w:unhideWhenUsed/>
    <w:rPr>
      <w:color w:val="0563C1" w:themeColor="hyperlink"/>
      <w:u w:val="single"/>
    </w:rPr>
  </w:style>
  <w:style w:type="character" w:customStyle="1" w:styleId="Titre4Car">
    <w:name w:val="Titre 4 Car"/>
    <w:basedOn w:val="Policepardfaut"/>
    <w:link w:val="Titre4"/>
    <w:uiPriority w:val="9"/>
    <w:rPr>
      <w:rFonts w:ascii="Calibri Light" w:eastAsia="Calibri Light" w:hAnsi="Calibri Light" w:cs="Calibri Light"/>
      <w:i/>
      <w:iCs/>
      <w:color w:val="373688"/>
    </w:rPr>
  </w:style>
  <w:style w:type="character" w:customStyle="1" w:styleId="Titre5Car">
    <w:name w:val="Titre 5 Car"/>
    <w:basedOn w:val="Policepardfaut"/>
    <w:link w:val="Titre5"/>
    <w:uiPriority w:val="9"/>
    <w:semiHidden/>
    <w:rPr>
      <w:rFonts w:ascii="Calibri Light" w:eastAsia="Calibri Light" w:hAnsi="Calibri Light" w:cs="Calibri Light"/>
      <w:color w:val="2E74B5" w:themeColor="accent1" w:themeShade="BF"/>
    </w:rPr>
  </w:style>
  <w:style w:type="character" w:customStyle="1" w:styleId="Titre6Car">
    <w:name w:val="Titre 6 Car"/>
    <w:basedOn w:val="Policepardfaut"/>
    <w:link w:val="Titre6"/>
    <w:uiPriority w:val="9"/>
    <w:semiHidden/>
    <w:rPr>
      <w:rFonts w:ascii="Calibri Light" w:eastAsia="Calibri Light" w:hAnsi="Calibri Light" w:cs="Calibri Light"/>
      <w:color w:val="1F4D78" w:themeColor="accent1" w:themeShade="7F"/>
    </w:rPr>
  </w:style>
  <w:style w:type="character" w:customStyle="1" w:styleId="Titre7Car">
    <w:name w:val="Titre 7 Car"/>
    <w:basedOn w:val="Policepardfaut"/>
    <w:link w:val="Titre7"/>
    <w:uiPriority w:val="9"/>
    <w:semiHidden/>
    <w:rPr>
      <w:rFonts w:ascii="Calibri Light" w:eastAsia="Calibri Light" w:hAnsi="Calibri Light" w:cs="Calibri Light"/>
      <w:i/>
      <w:iCs/>
      <w:color w:val="1F4D78" w:themeColor="accent1" w:themeShade="7F"/>
    </w:rPr>
  </w:style>
  <w:style w:type="character" w:customStyle="1" w:styleId="Titre8Car">
    <w:name w:val="Titre 8 Car"/>
    <w:basedOn w:val="Policepardfaut"/>
    <w:link w:val="Titre8"/>
    <w:uiPriority w:val="9"/>
    <w:semiHidden/>
    <w:rPr>
      <w:rFonts w:ascii="Calibri Light" w:eastAsia="Calibri Light" w:hAnsi="Calibri Light" w:cs="Calibri Light"/>
      <w:color w:val="272727" w:themeColor="text1" w:themeTint="D8"/>
      <w:sz w:val="21"/>
      <w:szCs w:val="21"/>
    </w:rPr>
  </w:style>
  <w:style w:type="character" w:customStyle="1" w:styleId="Titre9Car">
    <w:name w:val="Titre 9 Car"/>
    <w:basedOn w:val="Policepardfaut"/>
    <w:link w:val="Titre9"/>
    <w:uiPriority w:val="9"/>
    <w:semiHidden/>
    <w:rPr>
      <w:rFonts w:ascii="Calibri Light" w:eastAsia="Calibri Light" w:hAnsi="Calibri Light" w:cs="Calibri Light"/>
      <w:i/>
      <w:iCs/>
      <w:color w:val="272727" w:themeColor="text1" w:themeTint="D8"/>
      <w:sz w:val="21"/>
      <w:szCs w:val="21"/>
    </w:rPr>
  </w:style>
  <w:style w:type="paragraph" w:customStyle="1" w:styleId="Style1">
    <w:name w:val="Style1"/>
    <w:basedOn w:val="Titre2"/>
    <w:link w:val="Style1Car"/>
    <w:qFormat/>
    <w:rPr>
      <w:color w:val="373688"/>
    </w:rPr>
  </w:style>
  <w:style w:type="paragraph" w:styleId="Citationintense">
    <w:name w:val="Intense Quote"/>
    <w:basedOn w:val="Normal"/>
    <w:next w:val="Normal"/>
    <w:link w:val="CitationintenseC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ar">
    <w:name w:val="Style1 Car"/>
    <w:basedOn w:val="Titre2Car"/>
    <w:link w:val="Style1"/>
    <w:rPr>
      <w:rFonts w:ascii="Calibri Light" w:eastAsia="Calibri Light" w:hAnsi="Calibri Light" w:cs="Calibri Light"/>
      <w:color w:val="373688"/>
      <w:sz w:val="26"/>
      <w:szCs w:val="26"/>
    </w:rPr>
  </w:style>
  <w:style w:type="character" w:customStyle="1" w:styleId="CitationintenseCar">
    <w:name w:val="Citation intense Car"/>
    <w:basedOn w:val="Policepardfaut"/>
    <w:link w:val="Citationintense"/>
    <w:uiPriority w:val="30"/>
    <w:rPr>
      <w:i/>
      <w:iCs/>
      <w:color w:val="5B9BD5" w:themeColor="accent1"/>
    </w:rPr>
  </w:style>
  <w:style w:type="paragraph" w:customStyle="1" w:styleId="Style2">
    <w:name w:val="Style2"/>
    <w:basedOn w:val="Citationintense"/>
    <w:link w:val="Style2Car"/>
    <w:qFormat/>
    <w:rPr>
      <w:color w:val="373688"/>
    </w:rPr>
  </w:style>
  <w:style w:type="paragraph" w:customStyle="1" w:styleId="Style3">
    <w:name w:val="Style3"/>
    <w:basedOn w:val="Style2"/>
    <w:link w:val="Style3Car"/>
    <w:qFormat/>
    <w:rPr>
      <w:color w:val="auto"/>
    </w:rPr>
  </w:style>
  <w:style w:type="character" w:customStyle="1" w:styleId="Style2Car">
    <w:name w:val="Style2 Car"/>
    <w:basedOn w:val="CitationintenseCar"/>
    <w:link w:val="Style2"/>
    <w:rPr>
      <w:i/>
      <w:iCs/>
      <w:color w:val="373688"/>
    </w:rPr>
  </w:style>
  <w:style w:type="paragraph" w:customStyle="1" w:styleId="Style4">
    <w:name w:val="Style4"/>
    <w:basedOn w:val="Normal"/>
    <w:link w:val="Style4Car"/>
    <w:qFormat/>
    <w:pPr>
      <w:pBdr>
        <w:top w:val="single" w:sz="4" w:space="1" w:color="373688"/>
        <w:bottom w:val="single" w:sz="4" w:space="1" w:color="373688"/>
      </w:pBdr>
    </w:pPr>
    <w:rPr>
      <w:i/>
    </w:rPr>
  </w:style>
  <w:style w:type="character" w:customStyle="1" w:styleId="Style3Car">
    <w:name w:val="Style3 Car"/>
    <w:basedOn w:val="Style2Car"/>
    <w:link w:val="Style3"/>
    <w:rPr>
      <w:i/>
      <w:iCs/>
      <w:color w:val="37368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Car">
    <w:name w:val="Style4 Car"/>
    <w:basedOn w:val="Policepardfaut"/>
    <w:link w:val="Style4"/>
    <w:rPr>
      <w:i/>
    </w:rPr>
  </w:style>
  <w:style w:type="paragraph" w:styleId="TM2">
    <w:name w:val="toc 2"/>
    <w:basedOn w:val="Normal"/>
    <w:next w:val="Normal"/>
    <w:uiPriority w:val="39"/>
    <w:unhideWhenUsed/>
    <w:pPr>
      <w:spacing w:after="100"/>
      <w:ind w:left="220"/>
    </w:pPr>
  </w:style>
  <w:style w:type="paragraph" w:customStyle="1" w:styleId="Style5">
    <w:name w:val="Style5"/>
    <w:basedOn w:val="Normal"/>
    <w:link w:val="Style5Car"/>
    <w:qFormat/>
    <w:pPr>
      <w:pBdr>
        <w:top w:val="single" w:sz="4" w:space="1" w:color="373688"/>
        <w:left w:val="single" w:sz="4" w:space="4" w:color="373688"/>
        <w:bottom w:val="single" w:sz="4" w:space="1" w:color="373688"/>
        <w:right w:val="single" w:sz="4" w:space="4" w:color="373688"/>
      </w:pBdr>
    </w:pPr>
    <w:rPr>
      <w:i/>
      <w:color w:val="373688"/>
    </w:rPr>
  </w:style>
  <w:style w:type="paragraph" w:styleId="TM3">
    <w:name w:val="toc 3"/>
    <w:basedOn w:val="Normal"/>
    <w:next w:val="Normal"/>
    <w:uiPriority w:val="39"/>
    <w:unhideWhenUsed/>
    <w:pPr>
      <w:spacing w:after="100"/>
      <w:ind w:left="440"/>
    </w:pPr>
  </w:style>
  <w:style w:type="character" w:customStyle="1" w:styleId="Style5Car">
    <w:name w:val="Style5 Car"/>
    <w:basedOn w:val="Policepardfaut"/>
    <w:link w:val="Style5"/>
    <w:rPr>
      <w:i/>
      <w:color w:val="373688"/>
    </w:rPr>
  </w:style>
  <w:style w:type="character" w:styleId="lev">
    <w:name w:val="Strong"/>
    <w:basedOn w:val="Policepardfaut"/>
    <w:uiPriority w:val="22"/>
    <w:qFormat/>
    <w:rPr>
      <w:b/>
      <w:bCs/>
    </w:rPr>
  </w:style>
  <w:style w:type="character" w:styleId="Rfrenceintense">
    <w:name w:val="Intense Reference"/>
    <w:basedOn w:val="Policepardfaut"/>
    <w:uiPriority w:val="32"/>
    <w:qFormat/>
    <w:rPr>
      <w:b/>
      <w:bCs/>
      <w:smallCaps/>
      <w:color w:val="5B9BD5" w:themeColor="accent1"/>
      <w:spacing w:val="5"/>
    </w:rPr>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entionnonrsolue">
    <w:name w:val="Unresolved Mention"/>
    <w:basedOn w:val="Policepardfaut"/>
    <w:uiPriority w:val="99"/>
    <w:semiHidden/>
    <w:unhideWhenUsed/>
    <w:rsid w:val="007D5C2C"/>
    <w:rPr>
      <w:color w:val="605E5C"/>
      <w:shd w:val="clear" w:color="auto" w:fill="E1DFDD"/>
    </w:rPr>
  </w:style>
  <w:style w:type="character" w:styleId="Marquedecommentaire">
    <w:name w:val="annotation reference"/>
    <w:basedOn w:val="Policepardfaut"/>
    <w:uiPriority w:val="99"/>
    <w:semiHidden/>
    <w:unhideWhenUsed/>
    <w:rsid w:val="00CD6F57"/>
    <w:rPr>
      <w:sz w:val="16"/>
      <w:szCs w:val="16"/>
    </w:rPr>
  </w:style>
  <w:style w:type="paragraph" w:styleId="Commentaire">
    <w:name w:val="annotation text"/>
    <w:basedOn w:val="Normal"/>
    <w:link w:val="CommentaireCar"/>
    <w:uiPriority w:val="99"/>
    <w:semiHidden/>
    <w:unhideWhenUsed/>
    <w:rsid w:val="00CD6F57"/>
    <w:pPr>
      <w:spacing w:line="240" w:lineRule="auto"/>
    </w:pPr>
    <w:rPr>
      <w:sz w:val="20"/>
      <w:szCs w:val="20"/>
    </w:rPr>
  </w:style>
  <w:style w:type="character" w:customStyle="1" w:styleId="CommentaireCar">
    <w:name w:val="Commentaire Car"/>
    <w:basedOn w:val="Policepardfaut"/>
    <w:link w:val="Commentaire"/>
    <w:uiPriority w:val="99"/>
    <w:semiHidden/>
    <w:rsid w:val="00CD6F57"/>
    <w:rPr>
      <w:sz w:val="20"/>
      <w:szCs w:val="20"/>
    </w:rPr>
  </w:style>
  <w:style w:type="paragraph" w:styleId="Objetducommentaire">
    <w:name w:val="annotation subject"/>
    <w:basedOn w:val="Commentaire"/>
    <w:next w:val="Commentaire"/>
    <w:link w:val="ObjetducommentaireCar"/>
    <w:uiPriority w:val="99"/>
    <w:semiHidden/>
    <w:unhideWhenUsed/>
    <w:rsid w:val="00CD6F57"/>
    <w:rPr>
      <w:b/>
      <w:bCs/>
    </w:rPr>
  </w:style>
  <w:style w:type="character" w:customStyle="1" w:styleId="ObjetducommentaireCar">
    <w:name w:val="Objet du commentaire Car"/>
    <w:basedOn w:val="CommentaireCar"/>
    <w:link w:val="Objetducommentaire"/>
    <w:uiPriority w:val="99"/>
    <w:semiHidden/>
    <w:rsid w:val="00CD6F57"/>
    <w:rPr>
      <w:b/>
      <w:bCs/>
      <w:sz w:val="20"/>
      <w:szCs w:val="20"/>
    </w:rPr>
  </w:style>
  <w:style w:type="character" w:styleId="Lienhypertextesuivivisit">
    <w:name w:val="FollowedHyperlink"/>
    <w:basedOn w:val="Policepardfaut"/>
    <w:uiPriority w:val="99"/>
    <w:semiHidden/>
    <w:unhideWhenUsed/>
    <w:rsid w:val="0051129A"/>
    <w:rPr>
      <w:color w:val="954F72" w:themeColor="followedHyperlink"/>
      <w:u w:val="single"/>
    </w:rPr>
  </w:style>
  <w:style w:type="character" w:styleId="Accentuation">
    <w:name w:val="Emphasis"/>
    <w:basedOn w:val="Policepardfaut"/>
    <w:uiPriority w:val="20"/>
    <w:qFormat/>
    <w:rsid w:val="00316BC4"/>
    <w:rPr>
      <w:i/>
      <w:iCs/>
    </w:rPr>
  </w:style>
  <w:style w:type="character" w:styleId="Accentuationlgre">
    <w:name w:val="Subtle Emphasis"/>
    <w:basedOn w:val="Policepardfaut"/>
    <w:uiPriority w:val="19"/>
    <w:qFormat/>
    <w:rsid w:val="00B00D6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8999">
      <w:bodyDiv w:val="1"/>
      <w:marLeft w:val="0"/>
      <w:marRight w:val="0"/>
      <w:marTop w:val="0"/>
      <w:marBottom w:val="0"/>
      <w:divBdr>
        <w:top w:val="none" w:sz="0" w:space="0" w:color="auto"/>
        <w:left w:val="none" w:sz="0" w:space="0" w:color="auto"/>
        <w:bottom w:val="none" w:sz="0" w:space="0" w:color="auto"/>
        <w:right w:val="none" w:sz="0" w:space="0" w:color="auto"/>
      </w:divBdr>
      <w:divsChild>
        <w:div w:id="921527403">
          <w:marLeft w:val="0"/>
          <w:marRight w:val="0"/>
          <w:marTop w:val="0"/>
          <w:marBottom w:val="0"/>
          <w:divBdr>
            <w:top w:val="none" w:sz="0" w:space="0" w:color="auto"/>
            <w:left w:val="none" w:sz="0" w:space="0" w:color="auto"/>
            <w:bottom w:val="none" w:sz="0" w:space="0" w:color="auto"/>
            <w:right w:val="none" w:sz="0" w:space="0" w:color="auto"/>
          </w:divBdr>
          <w:divsChild>
            <w:div w:id="1907453447">
              <w:marLeft w:val="0"/>
              <w:marRight w:val="0"/>
              <w:marTop w:val="150"/>
              <w:marBottom w:val="0"/>
              <w:divBdr>
                <w:top w:val="none" w:sz="0" w:space="0" w:color="auto"/>
                <w:left w:val="none" w:sz="0" w:space="0" w:color="auto"/>
                <w:bottom w:val="none" w:sz="0" w:space="0" w:color="auto"/>
                <w:right w:val="none" w:sz="0" w:space="0" w:color="auto"/>
              </w:divBdr>
              <w:divsChild>
                <w:div w:id="2096706325">
                  <w:marLeft w:val="0"/>
                  <w:marRight w:val="0"/>
                  <w:marTop w:val="0"/>
                  <w:marBottom w:val="0"/>
                  <w:divBdr>
                    <w:top w:val="none" w:sz="0" w:space="0" w:color="auto"/>
                    <w:left w:val="none" w:sz="0" w:space="0" w:color="auto"/>
                    <w:bottom w:val="none" w:sz="0" w:space="0" w:color="auto"/>
                    <w:right w:val="none" w:sz="0" w:space="0" w:color="auto"/>
                  </w:divBdr>
                </w:div>
                <w:div w:id="12260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3669">
      <w:bodyDiv w:val="1"/>
      <w:marLeft w:val="0"/>
      <w:marRight w:val="0"/>
      <w:marTop w:val="0"/>
      <w:marBottom w:val="0"/>
      <w:divBdr>
        <w:top w:val="none" w:sz="0" w:space="0" w:color="auto"/>
        <w:left w:val="none" w:sz="0" w:space="0" w:color="auto"/>
        <w:bottom w:val="none" w:sz="0" w:space="0" w:color="auto"/>
        <w:right w:val="none" w:sz="0" w:space="0" w:color="auto"/>
      </w:divBdr>
    </w:div>
    <w:div w:id="297731781">
      <w:bodyDiv w:val="1"/>
      <w:marLeft w:val="0"/>
      <w:marRight w:val="0"/>
      <w:marTop w:val="0"/>
      <w:marBottom w:val="0"/>
      <w:divBdr>
        <w:top w:val="none" w:sz="0" w:space="0" w:color="auto"/>
        <w:left w:val="none" w:sz="0" w:space="0" w:color="auto"/>
        <w:bottom w:val="none" w:sz="0" w:space="0" w:color="auto"/>
        <w:right w:val="none" w:sz="0" w:space="0" w:color="auto"/>
      </w:divBdr>
    </w:div>
    <w:div w:id="383063276">
      <w:bodyDiv w:val="1"/>
      <w:marLeft w:val="0"/>
      <w:marRight w:val="0"/>
      <w:marTop w:val="0"/>
      <w:marBottom w:val="0"/>
      <w:divBdr>
        <w:top w:val="none" w:sz="0" w:space="0" w:color="auto"/>
        <w:left w:val="none" w:sz="0" w:space="0" w:color="auto"/>
        <w:bottom w:val="none" w:sz="0" w:space="0" w:color="auto"/>
        <w:right w:val="none" w:sz="0" w:space="0" w:color="auto"/>
      </w:divBdr>
    </w:div>
    <w:div w:id="753093711">
      <w:bodyDiv w:val="1"/>
      <w:marLeft w:val="0"/>
      <w:marRight w:val="0"/>
      <w:marTop w:val="0"/>
      <w:marBottom w:val="0"/>
      <w:divBdr>
        <w:top w:val="none" w:sz="0" w:space="0" w:color="auto"/>
        <w:left w:val="none" w:sz="0" w:space="0" w:color="auto"/>
        <w:bottom w:val="none" w:sz="0" w:space="0" w:color="auto"/>
        <w:right w:val="none" w:sz="0" w:space="0" w:color="auto"/>
      </w:divBdr>
    </w:div>
    <w:div w:id="936210255">
      <w:bodyDiv w:val="1"/>
      <w:marLeft w:val="0"/>
      <w:marRight w:val="0"/>
      <w:marTop w:val="0"/>
      <w:marBottom w:val="0"/>
      <w:divBdr>
        <w:top w:val="none" w:sz="0" w:space="0" w:color="auto"/>
        <w:left w:val="none" w:sz="0" w:space="0" w:color="auto"/>
        <w:bottom w:val="none" w:sz="0" w:space="0" w:color="auto"/>
        <w:right w:val="none" w:sz="0" w:space="0" w:color="auto"/>
      </w:divBdr>
    </w:div>
    <w:div w:id="940139341">
      <w:bodyDiv w:val="1"/>
      <w:marLeft w:val="0"/>
      <w:marRight w:val="0"/>
      <w:marTop w:val="0"/>
      <w:marBottom w:val="0"/>
      <w:divBdr>
        <w:top w:val="none" w:sz="0" w:space="0" w:color="auto"/>
        <w:left w:val="none" w:sz="0" w:space="0" w:color="auto"/>
        <w:bottom w:val="none" w:sz="0" w:space="0" w:color="auto"/>
        <w:right w:val="none" w:sz="0" w:space="0" w:color="auto"/>
      </w:divBdr>
      <w:divsChild>
        <w:div w:id="1600605961">
          <w:marLeft w:val="1166"/>
          <w:marRight w:val="0"/>
          <w:marTop w:val="82"/>
          <w:marBottom w:val="0"/>
          <w:divBdr>
            <w:top w:val="none" w:sz="0" w:space="0" w:color="auto"/>
            <w:left w:val="none" w:sz="0" w:space="0" w:color="auto"/>
            <w:bottom w:val="none" w:sz="0" w:space="0" w:color="auto"/>
            <w:right w:val="none" w:sz="0" w:space="0" w:color="auto"/>
          </w:divBdr>
        </w:div>
        <w:div w:id="273905579">
          <w:marLeft w:val="1166"/>
          <w:marRight w:val="0"/>
          <w:marTop w:val="82"/>
          <w:marBottom w:val="0"/>
          <w:divBdr>
            <w:top w:val="none" w:sz="0" w:space="0" w:color="auto"/>
            <w:left w:val="none" w:sz="0" w:space="0" w:color="auto"/>
            <w:bottom w:val="none" w:sz="0" w:space="0" w:color="auto"/>
            <w:right w:val="none" w:sz="0" w:space="0" w:color="auto"/>
          </w:divBdr>
        </w:div>
        <w:div w:id="1653564948">
          <w:marLeft w:val="1166"/>
          <w:marRight w:val="0"/>
          <w:marTop w:val="82"/>
          <w:marBottom w:val="0"/>
          <w:divBdr>
            <w:top w:val="none" w:sz="0" w:space="0" w:color="auto"/>
            <w:left w:val="none" w:sz="0" w:space="0" w:color="auto"/>
            <w:bottom w:val="none" w:sz="0" w:space="0" w:color="auto"/>
            <w:right w:val="none" w:sz="0" w:space="0" w:color="auto"/>
          </w:divBdr>
        </w:div>
        <w:div w:id="336739476">
          <w:marLeft w:val="1166"/>
          <w:marRight w:val="0"/>
          <w:marTop w:val="82"/>
          <w:marBottom w:val="0"/>
          <w:divBdr>
            <w:top w:val="none" w:sz="0" w:space="0" w:color="auto"/>
            <w:left w:val="none" w:sz="0" w:space="0" w:color="auto"/>
            <w:bottom w:val="none" w:sz="0" w:space="0" w:color="auto"/>
            <w:right w:val="none" w:sz="0" w:space="0" w:color="auto"/>
          </w:divBdr>
        </w:div>
        <w:div w:id="29452172">
          <w:marLeft w:val="1166"/>
          <w:marRight w:val="0"/>
          <w:marTop w:val="82"/>
          <w:marBottom w:val="0"/>
          <w:divBdr>
            <w:top w:val="none" w:sz="0" w:space="0" w:color="auto"/>
            <w:left w:val="none" w:sz="0" w:space="0" w:color="auto"/>
            <w:bottom w:val="none" w:sz="0" w:space="0" w:color="auto"/>
            <w:right w:val="none" w:sz="0" w:space="0" w:color="auto"/>
          </w:divBdr>
        </w:div>
        <w:div w:id="1231042323">
          <w:marLeft w:val="1166"/>
          <w:marRight w:val="0"/>
          <w:marTop w:val="82"/>
          <w:marBottom w:val="0"/>
          <w:divBdr>
            <w:top w:val="none" w:sz="0" w:space="0" w:color="auto"/>
            <w:left w:val="none" w:sz="0" w:space="0" w:color="auto"/>
            <w:bottom w:val="none" w:sz="0" w:space="0" w:color="auto"/>
            <w:right w:val="none" w:sz="0" w:space="0" w:color="auto"/>
          </w:divBdr>
        </w:div>
        <w:div w:id="1790971871">
          <w:marLeft w:val="1166"/>
          <w:marRight w:val="0"/>
          <w:marTop w:val="82"/>
          <w:marBottom w:val="0"/>
          <w:divBdr>
            <w:top w:val="none" w:sz="0" w:space="0" w:color="auto"/>
            <w:left w:val="none" w:sz="0" w:space="0" w:color="auto"/>
            <w:bottom w:val="none" w:sz="0" w:space="0" w:color="auto"/>
            <w:right w:val="none" w:sz="0" w:space="0" w:color="auto"/>
          </w:divBdr>
        </w:div>
        <w:div w:id="881553166">
          <w:marLeft w:val="1166"/>
          <w:marRight w:val="0"/>
          <w:marTop w:val="82"/>
          <w:marBottom w:val="0"/>
          <w:divBdr>
            <w:top w:val="none" w:sz="0" w:space="0" w:color="auto"/>
            <w:left w:val="none" w:sz="0" w:space="0" w:color="auto"/>
            <w:bottom w:val="none" w:sz="0" w:space="0" w:color="auto"/>
            <w:right w:val="none" w:sz="0" w:space="0" w:color="auto"/>
          </w:divBdr>
        </w:div>
        <w:div w:id="1396586373">
          <w:marLeft w:val="1166"/>
          <w:marRight w:val="0"/>
          <w:marTop w:val="82"/>
          <w:marBottom w:val="0"/>
          <w:divBdr>
            <w:top w:val="none" w:sz="0" w:space="0" w:color="auto"/>
            <w:left w:val="none" w:sz="0" w:space="0" w:color="auto"/>
            <w:bottom w:val="none" w:sz="0" w:space="0" w:color="auto"/>
            <w:right w:val="none" w:sz="0" w:space="0" w:color="auto"/>
          </w:divBdr>
        </w:div>
        <w:div w:id="735669450">
          <w:marLeft w:val="1166"/>
          <w:marRight w:val="0"/>
          <w:marTop w:val="82"/>
          <w:marBottom w:val="0"/>
          <w:divBdr>
            <w:top w:val="none" w:sz="0" w:space="0" w:color="auto"/>
            <w:left w:val="none" w:sz="0" w:space="0" w:color="auto"/>
            <w:bottom w:val="none" w:sz="0" w:space="0" w:color="auto"/>
            <w:right w:val="none" w:sz="0" w:space="0" w:color="auto"/>
          </w:divBdr>
        </w:div>
      </w:divsChild>
    </w:div>
    <w:div w:id="1353532820">
      <w:bodyDiv w:val="1"/>
      <w:marLeft w:val="0"/>
      <w:marRight w:val="0"/>
      <w:marTop w:val="0"/>
      <w:marBottom w:val="0"/>
      <w:divBdr>
        <w:top w:val="none" w:sz="0" w:space="0" w:color="auto"/>
        <w:left w:val="none" w:sz="0" w:space="0" w:color="auto"/>
        <w:bottom w:val="none" w:sz="0" w:space="0" w:color="auto"/>
        <w:right w:val="none" w:sz="0" w:space="0" w:color="auto"/>
      </w:divBdr>
    </w:div>
    <w:div w:id="1383939399">
      <w:bodyDiv w:val="1"/>
      <w:marLeft w:val="0"/>
      <w:marRight w:val="0"/>
      <w:marTop w:val="0"/>
      <w:marBottom w:val="0"/>
      <w:divBdr>
        <w:top w:val="none" w:sz="0" w:space="0" w:color="auto"/>
        <w:left w:val="none" w:sz="0" w:space="0" w:color="auto"/>
        <w:bottom w:val="none" w:sz="0" w:space="0" w:color="auto"/>
        <w:right w:val="none" w:sz="0" w:space="0" w:color="auto"/>
      </w:divBdr>
    </w:div>
    <w:div w:id="1482041351">
      <w:bodyDiv w:val="1"/>
      <w:marLeft w:val="0"/>
      <w:marRight w:val="0"/>
      <w:marTop w:val="0"/>
      <w:marBottom w:val="0"/>
      <w:divBdr>
        <w:top w:val="none" w:sz="0" w:space="0" w:color="auto"/>
        <w:left w:val="none" w:sz="0" w:space="0" w:color="auto"/>
        <w:bottom w:val="none" w:sz="0" w:space="0" w:color="auto"/>
        <w:right w:val="none" w:sz="0" w:space="0" w:color="auto"/>
      </w:divBdr>
    </w:div>
    <w:div w:id="1597860760">
      <w:bodyDiv w:val="1"/>
      <w:marLeft w:val="0"/>
      <w:marRight w:val="0"/>
      <w:marTop w:val="0"/>
      <w:marBottom w:val="0"/>
      <w:divBdr>
        <w:top w:val="none" w:sz="0" w:space="0" w:color="auto"/>
        <w:left w:val="none" w:sz="0" w:space="0" w:color="auto"/>
        <w:bottom w:val="none" w:sz="0" w:space="0" w:color="auto"/>
        <w:right w:val="none" w:sz="0" w:space="0" w:color="auto"/>
      </w:divBdr>
    </w:div>
    <w:div w:id="1701734174">
      <w:bodyDiv w:val="1"/>
      <w:marLeft w:val="0"/>
      <w:marRight w:val="0"/>
      <w:marTop w:val="0"/>
      <w:marBottom w:val="0"/>
      <w:divBdr>
        <w:top w:val="none" w:sz="0" w:space="0" w:color="auto"/>
        <w:left w:val="none" w:sz="0" w:space="0" w:color="auto"/>
        <w:bottom w:val="none" w:sz="0" w:space="0" w:color="auto"/>
        <w:right w:val="none" w:sz="0" w:space="0" w:color="auto"/>
      </w:divBdr>
    </w:div>
    <w:div w:id="1728259118">
      <w:bodyDiv w:val="1"/>
      <w:marLeft w:val="0"/>
      <w:marRight w:val="0"/>
      <w:marTop w:val="0"/>
      <w:marBottom w:val="0"/>
      <w:divBdr>
        <w:top w:val="none" w:sz="0" w:space="0" w:color="auto"/>
        <w:left w:val="none" w:sz="0" w:space="0" w:color="auto"/>
        <w:bottom w:val="none" w:sz="0" w:space="0" w:color="auto"/>
        <w:right w:val="none" w:sz="0" w:space="0" w:color="auto"/>
      </w:divBdr>
      <w:divsChild>
        <w:div w:id="382490206">
          <w:marLeft w:val="0"/>
          <w:marRight w:val="0"/>
          <w:marTop w:val="0"/>
          <w:marBottom w:val="0"/>
          <w:divBdr>
            <w:top w:val="none" w:sz="0" w:space="0" w:color="auto"/>
            <w:left w:val="none" w:sz="0" w:space="0" w:color="auto"/>
            <w:bottom w:val="none" w:sz="0" w:space="0" w:color="auto"/>
            <w:right w:val="none" w:sz="0" w:space="0" w:color="auto"/>
          </w:divBdr>
          <w:divsChild>
            <w:div w:id="1837065340">
              <w:marLeft w:val="0"/>
              <w:marRight w:val="0"/>
              <w:marTop w:val="0"/>
              <w:marBottom w:val="0"/>
              <w:divBdr>
                <w:top w:val="none" w:sz="0" w:space="0" w:color="auto"/>
                <w:left w:val="none" w:sz="0" w:space="0" w:color="auto"/>
                <w:bottom w:val="none" w:sz="0" w:space="0" w:color="auto"/>
                <w:right w:val="none" w:sz="0" w:space="0" w:color="auto"/>
              </w:divBdr>
            </w:div>
            <w:div w:id="102313894">
              <w:marLeft w:val="0"/>
              <w:marRight w:val="0"/>
              <w:marTop w:val="0"/>
              <w:marBottom w:val="0"/>
              <w:divBdr>
                <w:top w:val="none" w:sz="0" w:space="0" w:color="auto"/>
                <w:left w:val="none" w:sz="0" w:space="0" w:color="auto"/>
                <w:bottom w:val="none" w:sz="0" w:space="0" w:color="auto"/>
                <w:right w:val="none" w:sz="0" w:space="0" w:color="auto"/>
              </w:divBdr>
            </w:div>
            <w:div w:id="321547782">
              <w:marLeft w:val="0"/>
              <w:marRight w:val="0"/>
              <w:marTop w:val="0"/>
              <w:marBottom w:val="0"/>
              <w:divBdr>
                <w:top w:val="none" w:sz="0" w:space="0" w:color="auto"/>
                <w:left w:val="none" w:sz="0" w:space="0" w:color="auto"/>
                <w:bottom w:val="none" w:sz="0" w:space="0" w:color="auto"/>
                <w:right w:val="none" w:sz="0" w:space="0" w:color="auto"/>
              </w:divBdr>
            </w:div>
            <w:div w:id="2123066647">
              <w:marLeft w:val="0"/>
              <w:marRight w:val="0"/>
              <w:marTop w:val="0"/>
              <w:marBottom w:val="0"/>
              <w:divBdr>
                <w:top w:val="none" w:sz="0" w:space="0" w:color="auto"/>
                <w:left w:val="none" w:sz="0" w:space="0" w:color="auto"/>
                <w:bottom w:val="none" w:sz="0" w:space="0" w:color="auto"/>
                <w:right w:val="none" w:sz="0" w:space="0" w:color="auto"/>
              </w:divBdr>
            </w:div>
            <w:div w:id="998921312">
              <w:marLeft w:val="0"/>
              <w:marRight w:val="0"/>
              <w:marTop w:val="0"/>
              <w:marBottom w:val="0"/>
              <w:divBdr>
                <w:top w:val="none" w:sz="0" w:space="0" w:color="auto"/>
                <w:left w:val="none" w:sz="0" w:space="0" w:color="auto"/>
                <w:bottom w:val="none" w:sz="0" w:space="0" w:color="auto"/>
                <w:right w:val="none" w:sz="0" w:space="0" w:color="auto"/>
              </w:divBdr>
            </w:div>
            <w:div w:id="167526416">
              <w:marLeft w:val="0"/>
              <w:marRight w:val="0"/>
              <w:marTop w:val="0"/>
              <w:marBottom w:val="0"/>
              <w:divBdr>
                <w:top w:val="none" w:sz="0" w:space="0" w:color="auto"/>
                <w:left w:val="none" w:sz="0" w:space="0" w:color="auto"/>
                <w:bottom w:val="none" w:sz="0" w:space="0" w:color="auto"/>
                <w:right w:val="none" w:sz="0" w:space="0" w:color="auto"/>
              </w:divBdr>
            </w:div>
            <w:div w:id="1235504174">
              <w:marLeft w:val="0"/>
              <w:marRight w:val="0"/>
              <w:marTop w:val="0"/>
              <w:marBottom w:val="0"/>
              <w:divBdr>
                <w:top w:val="none" w:sz="0" w:space="0" w:color="auto"/>
                <w:left w:val="none" w:sz="0" w:space="0" w:color="auto"/>
                <w:bottom w:val="none" w:sz="0" w:space="0" w:color="auto"/>
                <w:right w:val="none" w:sz="0" w:space="0" w:color="auto"/>
              </w:divBdr>
            </w:div>
            <w:div w:id="833691170">
              <w:marLeft w:val="0"/>
              <w:marRight w:val="0"/>
              <w:marTop w:val="0"/>
              <w:marBottom w:val="0"/>
              <w:divBdr>
                <w:top w:val="none" w:sz="0" w:space="0" w:color="auto"/>
                <w:left w:val="none" w:sz="0" w:space="0" w:color="auto"/>
                <w:bottom w:val="none" w:sz="0" w:space="0" w:color="auto"/>
                <w:right w:val="none" w:sz="0" w:space="0" w:color="auto"/>
              </w:divBdr>
            </w:div>
            <w:div w:id="329914480">
              <w:marLeft w:val="0"/>
              <w:marRight w:val="0"/>
              <w:marTop w:val="0"/>
              <w:marBottom w:val="0"/>
              <w:divBdr>
                <w:top w:val="none" w:sz="0" w:space="0" w:color="auto"/>
                <w:left w:val="none" w:sz="0" w:space="0" w:color="auto"/>
                <w:bottom w:val="none" w:sz="0" w:space="0" w:color="auto"/>
                <w:right w:val="none" w:sz="0" w:space="0" w:color="auto"/>
              </w:divBdr>
            </w:div>
            <w:div w:id="263921863">
              <w:marLeft w:val="0"/>
              <w:marRight w:val="0"/>
              <w:marTop w:val="0"/>
              <w:marBottom w:val="0"/>
              <w:divBdr>
                <w:top w:val="none" w:sz="0" w:space="0" w:color="auto"/>
                <w:left w:val="none" w:sz="0" w:space="0" w:color="auto"/>
                <w:bottom w:val="none" w:sz="0" w:space="0" w:color="auto"/>
                <w:right w:val="none" w:sz="0" w:space="0" w:color="auto"/>
              </w:divBdr>
            </w:div>
            <w:div w:id="1967084148">
              <w:marLeft w:val="0"/>
              <w:marRight w:val="0"/>
              <w:marTop w:val="0"/>
              <w:marBottom w:val="0"/>
              <w:divBdr>
                <w:top w:val="none" w:sz="0" w:space="0" w:color="auto"/>
                <w:left w:val="none" w:sz="0" w:space="0" w:color="auto"/>
                <w:bottom w:val="none" w:sz="0" w:space="0" w:color="auto"/>
                <w:right w:val="none" w:sz="0" w:space="0" w:color="auto"/>
              </w:divBdr>
            </w:div>
            <w:div w:id="1532455200">
              <w:marLeft w:val="0"/>
              <w:marRight w:val="0"/>
              <w:marTop w:val="0"/>
              <w:marBottom w:val="0"/>
              <w:divBdr>
                <w:top w:val="none" w:sz="0" w:space="0" w:color="auto"/>
                <w:left w:val="none" w:sz="0" w:space="0" w:color="auto"/>
                <w:bottom w:val="none" w:sz="0" w:space="0" w:color="auto"/>
                <w:right w:val="none" w:sz="0" w:space="0" w:color="auto"/>
              </w:divBdr>
            </w:div>
            <w:div w:id="532694717">
              <w:marLeft w:val="0"/>
              <w:marRight w:val="0"/>
              <w:marTop w:val="0"/>
              <w:marBottom w:val="0"/>
              <w:divBdr>
                <w:top w:val="none" w:sz="0" w:space="0" w:color="auto"/>
                <w:left w:val="none" w:sz="0" w:space="0" w:color="auto"/>
                <w:bottom w:val="none" w:sz="0" w:space="0" w:color="auto"/>
                <w:right w:val="none" w:sz="0" w:space="0" w:color="auto"/>
              </w:divBdr>
            </w:div>
            <w:div w:id="1474979818">
              <w:marLeft w:val="0"/>
              <w:marRight w:val="0"/>
              <w:marTop w:val="0"/>
              <w:marBottom w:val="0"/>
              <w:divBdr>
                <w:top w:val="none" w:sz="0" w:space="0" w:color="auto"/>
                <w:left w:val="none" w:sz="0" w:space="0" w:color="auto"/>
                <w:bottom w:val="none" w:sz="0" w:space="0" w:color="auto"/>
                <w:right w:val="none" w:sz="0" w:space="0" w:color="auto"/>
              </w:divBdr>
            </w:div>
            <w:div w:id="581259357">
              <w:marLeft w:val="0"/>
              <w:marRight w:val="0"/>
              <w:marTop w:val="0"/>
              <w:marBottom w:val="0"/>
              <w:divBdr>
                <w:top w:val="none" w:sz="0" w:space="0" w:color="auto"/>
                <w:left w:val="none" w:sz="0" w:space="0" w:color="auto"/>
                <w:bottom w:val="none" w:sz="0" w:space="0" w:color="auto"/>
                <w:right w:val="none" w:sz="0" w:space="0" w:color="auto"/>
              </w:divBdr>
            </w:div>
            <w:div w:id="488375435">
              <w:marLeft w:val="0"/>
              <w:marRight w:val="0"/>
              <w:marTop w:val="0"/>
              <w:marBottom w:val="0"/>
              <w:divBdr>
                <w:top w:val="none" w:sz="0" w:space="0" w:color="auto"/>
                <w:left w:val="none" w:sz="0" w:space="0" w:color="auto"/>
                <w:bottom w:val="none" w:sz="0" w:space="0" w:color="auto"/>
                <w:right w:val="none" w:sz="0" w:space="0" w:color="auto"/>
              </w:divBdr>
            </w:div>
            <w:div w:id="1669792325">
              <w:marLeft w:val="0"/>
              <w:marRight w:val="0"/>
              <w:marTop w:val="0"/>
              <w:marBottom w:val="0"/>
              <w:divBdr>
                <w:top w:val="none" w:sz="0" w:space="0" w:color="auto"/>
                <w:left w:val="none" w:sz="0" w:space="0" w:color="auto"/>
                <w:bottom w:val="none" w:sz="0" w:space="0" w:color="auto"/>
                <w:right w:val="none" w:sz="0" w:space="0" w:color="auto"/>
              </w:divBdr>
            </w:div>
            <w:div w:id="483010409">
              <w:marLeft w:val="0"/>
              <w:marRight w:val="0"/>
              <w:marTop w:val="0"/>
              <w:marBottom w:val="0"/>
              <w:divBdr>
                <w:top w:val="none" w:sz="0" w:space="0" w:color="auto"/>
                <w:left w:val="none" w:sz="0" w:space="0" w:color="auto"/>
                <w:bottom w:val="none" w:sz="0" w:space="0" w:color="auto"/>
                <w:right w:val="none" w:sz="0" w:space="0" w:color="auto"/>
              </w:divBdr>
            </w:div>
            <w:div w:id="1994292121">
              <w:marLeft w:val="0"/>
              <w:marRight w:val="0"/>
              <w:marTop w:val="0"/>
              <w:marBottom w:val="0"/>
              <w:divBdr>
                <w:top w:val="none" w:sz="0" w:space="0" w:color="auto"/>
                <w:left w:val="none" w:sz="0" w:space="0" w:color="auto"/>
                <w:bottom w:val="none" w:sz="0" w:space="0" w:color="auto"/>
                <w:right w:val="none" w:sz="0" w:space="0" w:color="auto"/>
              </w:divBdr>
            </w:div>
            <w:div w:id="990870731">
              <w:marLeft w:val="0"/>
              <w:marRight w:val="0"/>
              <w:marTop w:val="0"/>
              <w:marBottom w:val="0"/>
              <w:divBdr>
                <w:top w:val="none" w:sz="0" w:space="0" w:color="auto"/>
                <w:left w:val="none" w:sz="0" w:space="0" w:color="auto"/>
                <w:bottom w:val="none" w:sz="0" w:space="0" w:color="auto"/>
                <w:right w:val="none" w:sz="0" w:space="0" w:color="auto"/>
              </w:divBdr>
            </w:div>
            <w:div w:id="384566648">
              <w:marLeft w:val="0"/>
              <w:marRight w:val="0"/>
              <w:marTop w:val="0"/>
              <w:marBottom w:val="0"/>
              <w:divBdr>
                <w:top w:val="none" w:sz="0" w:space="0" w:color="auto"/>
                <w:left w:val="none" w:sz="0" w:space="0" w:color="auto"/>
                <w:bottom w:val="none" w:sz="0" w:space="0" w:color="auto"/>
                <w:right w:val="none" w:sz="0" w:space="0" w:color="auto"/>
              </w:divBdr>
            </w:div>
            <w:div w:id="1691683160">
              <w:marLeft w:val="0"/>
              <w:marRight w:val="0"/>
              <w:marTop w:val="0"/>
              <w:marBottom w:val="0"/>
              <w:divBdr>
                <w:top w:val="none" w:sz="0" w:space="0" w:color="auto"/>
                <w:left w:val="none" w:sz="0" w:space="0" w:color="auto"/>
                <w:bottom w:val="none" w:sz="0" w:space="0" w:color="auto"/>
                <w:right w:val="none" w:sz="0" w:space="0" w:color="auto"/>
              </w:divBdr>
            </w:div>
            <w:div w:id="1993874496">
              <w:marLeft w:val="0"/>
              <w:marRight w:val="0"/>
              <w:marTop w:val="0"/>
              <w:marBottom w:val="0"/>
              <w:divBdr>
                <w:top w:val="none" w:sz="0" w:space="0" w:color="auto"/>
                <w:left w:val="none" w:sz="0" w:space="0" w:color="auto"/>
                <w:bottom w:val="none" w:sz="0" w:space="0" w:color="auto"/>
                <w:right w:val="none" w:sz="0" w:space="0" w:color="auto"/>
              </w:divBdr>
            </w:div>
            <w:div w:id="1218779095">
              <w:marLeft w:val="0"/>
              <w:marRight w:val="0"/>
              <w:marTop w:val="0"/>
              <w:marBottom w:val="0"/>
              <w:divBdr>
                <w:top w:val="none" w:sz="0" w:space="0" w:color="auto"/>
                <w:left w:val="none" w:sz="0" w:space="0" w:color="auto"/>
                <w:bottom w:val="none" w:sz="0" w:space="0" w:color="auto"/>
                <w:right w:val="none" w:sz="0" w:space="0" w:color="auto"/>
              </w:divBdr>
            </w:div>
            <w:div w:id="660432600">
              <w:marLeft w:val="0"/>
              <w:marRight w:val="0"/>
              <w:marTop w:val="0"/>
              <w:marBottom w:val="0"/>
              <w:divBdr>
                <w:top w:val="none" w:sz="0" w:space="0" w:color="auto"/>
                <w:left w:val="none" w:sz="0" w:space="0" w:color="auto"/>
                <w:bottom w:val="none" w:sz="0" w:space="0" w:color="auto"/>
                <w:right w:val="none" w:sz="0" w:space="0" w:color="auto"/>
              </w:divBdr>
            </w:div>
            <w:div w:id="231550418">
              <w:marLeft w:val="0"/>
              <w:marRight w:val="0"/>
              <w:marTop w:val="0"/>
              <w:marBottom w:val="0"/>
              <w:divBdr>
                <w:top w:val="none" w:sz="0" w:space="0" w:color="auto"/>
                <w:left w:val="none" w:sz="0" w:space="0" w:color="auto"/>
                <w:bottom w:val="none" w:sz="0" w:space="0" w:color="auto"/>
                <w:right w:val="none" w:sz="0" w:space="0" w:color="auto"/>
              </w:divBdr>
            </w:div>
            <w:div w:id="1633752309">
              <w:marLeft w:val="0"/>
              <w:marRight w:val="0"/>
              <w:marTop w:val="0"/>
              <w:marBottom w:val="0"/>
              <w:divBdr>
                <w:top w:val="none" w:sz="0" w:space="0" w:color="auto"/>
                <w:left w:val="none" w:sz="0" w:space="0" w:color="auto"/>
                <w:bottom w:val="none" w:sz="0" w:space="0" w:color="auto"/>
                <w:right w:val="none" w:sz="0" w:space="0" w:color="auto"/>
              </w:divBdr>
            </w:div>
            <w:div w:id="1990478937">
              <w:marLeft w:val="0"/>
              <w:marRight w:val="0"/>
              <w:marTop w:val="0"/>
              <w:marBottom w:val="0"/>
              <w:divBdr>
                <w:top w:val="none" w:sz="0" w:space="0" w:color="auto"/>
                <w:left w:val="none" w:sz="0" w:space="0" w:color="auto"/>
                <w:bottom w:val="none" w:sz="0" w:space="0" w:color="auto"/>
                <w:right w:val="none" w:sz="0" w:space="0" w:color="auto"/>
              </w:divBdr>
            </w:div>
            <w:div w:id="31736404">
              <w:marLeft w:val="0"/>
              <w:marRight w:val="0"/>
              <w:marTop w:val="0"/>
              <w:marBottom w:val="0"/>
              <w:divBdr>
                <w:top w:val="none" w:sz="0" w:space="0" w:color="auto"/>
                <w:left w:val="none" w:sz="0" w:space="0" w:color="auto"/>
                <w:bottom w:val="none" w:sz="0" w:space="0" w:color="auto"/>
                <w:right w:val="none" w:sz="0" w:space="0" w:color="auto"/>
              </w:divBdr>
            </w:div>
            <w:div w:id="779882751">
              <w:marLeft w:val="0"/>
              <w:marRight w:val="0"/>
              <w:marTop w:val="0"/>
              <w:marBottom w:val="0"/>
              <w:divBdr>
                <w:top w:val="none" w:sz="0" w:space="0" w:color="auto"/>
                <w:left w:val="none" w:sz="0" w:space="0" w:color="auto"/>
                <w:bottom w:val="none" w:sz="0" w:space="0" w:color="auto"/>
                <w:right w:val="none" w:sz="0" w:space="0" w:color="auto"/>
              </w:divBdr>
            </w:div>
            <w:div w:id="53084508">
              <w:marLeft w:val="0"/>
              <w:marRight w:val="0"/>
              <w:marTop w:val="0"/>
              <w:marBottom w:val="0"/>
              <w:divBdr>
                <w:top w:val="none" w:sz="0" w:space="0" w:color="auto"/>
                <w:left w:val="none" w:sz="0" w:space="0" w:color="auto"/>
                <w:bottom w:val="none" w:sz="0" w:space="0" w:color="auto"/>
                <w:right w:val="none" w:sz="0" w:space="0" w:color="auto"/>
              </w:divBdr>
            </w:div>
            <w:div w:id="1087530973">
              <w:marLeft w:val="0"/>
              <w:marRight w:val="0"/>
              <w:marTop w:val="0"/>
              <w:marBottom w:val="0"/>
              <w:divBdr>
                <w:top w:val="none" w:sz="0" w:space="0" w:color="auto"/>
                <w:left w:val="none" w:sz="0" w:space="0" w:color="auto"/>
                <w:bottom w:val="none" w:sz="0" w:space="0" w:color="auto"/>
                <w:right w:val="none" w:sz="0" w:space="0" w:color="auto"/>
              </w:divBdr>
            </w:div>
            <w:div w:id="864169623">
              <w:marLeft w:val="0"/>
              <w:marRight w:val="0"/>
              <w:marTop w:val="0"/>
              <w:marBottom w:val="0"/>
              <w:divBdr>
                <w:top w:val="none" w:sz="0" w:space="0" w:color="auto"/>
                <w:left w:val="none" w:sz="0" w:space="0" w:color="auto"/>
                <w:bottom w:val="none" w:sz="0" w:space="0" w:color="auto"/>
                <w:right w:val="none" w:sz="0" w:space="0" w:color="auto"/>
              </w:divBdr>
            </w:div>
            <w:div w:id="2035232856">
              <w:marLeft w:val="0"/>
              <w:marRight w:val="0"/>
              <w:marTop w:val="0"/>
              <w:marBottom w:val="0"/>
              <w:divBdr>
                <w:top w:val="none" w:sz="0" w:space="0" w:color="auto"/>
                <w:left w:val="none" w:sz="0" w:space="0" w:color="auto"/>
                <w:bottom w:val="none" w:sz="0" w:space="0" w:color="auto"/>
                <w:right w:val="none" w:sz="0" w:space="0" w:color="auto"/>
              </w:divBdr>
            </w:div>
            <w:div w:id="614140602">
              <w:marLeft w:val="0"/>
              <w:marRight w:val="0"/>
              <w:marTop w:val="0"/>
              <w:marBottom w:val="0"/>
              <w:divBdr>
                <w:top w:val="none" w:sz="0" w:space="0" w:color="auto"/>
                <w:left w:val="none" w:sz="0" w:space="0" w:color="auto"/>
                <w:bottom w:val="none" w:sz="0" w:space="0" w:color="auto"/>
                <w:right w:val="none" w:sz="0" w:space="0" w:color="auto"/>
              </w:divBdr>
            </w:div>
            <w:div w:id="76558718">
              <w:marLeft w:val="0"/>
              <w:marRight w:val="0"/>
              <w:marTop w:val="0"/>
              <w:marBottom w:val="0"/>
              <w:divBdr>
                <w:top w:val="none" w:sz="0" w:space="0" w:color="auto"/>
                <w:left w:val="none" w:sz="0" w:space="0" w:color="auto"/>
                <w:bottom w:val="none" w:sz="0" w:space="0" w:color="auto"/>
                <w:right w:val="none" w:sz="0" w:space="0" w:color="auto"/>
              </w:divBdr>
            </w:div>
            <w:div w:id="1001933523">
              <w:marLeft w:val="0"/>
              <w:marRight w:val="0"/>
              <w:marTop w:val="0"/>
              <w:marBottom w:val="0"/>
              <w:divBdr>
                <w:top w:val="none" w:sz="0" w:space="0" w:color="auto"/>
                <w:left w:val="none" w:sz="0" w:space="0" w:color="auto"/>
                <w:bottom w:val="none" w:sz="0" w:space="0" w:color="auto"/>
                <w:right w:val="none" w:sz="0" w:space="0" w:color="auto"/>
              </w:divBdr>
            </w:div>
            <w:div w:id="539128201">
              <w:marLeft w:val="0"/>
              <w:marRight w:val="0"/>
              <w:marTop w:val="0"/>
              <w:marBottom w:val="0"/>
              <w:divBdr>
                <w:top w:val="none" w:sz="0" w:space="0" w:color="auto"/>
                <w:left w:val="none" w:sz="0" w:space="0" w:color="auto"/>
                <w:bottom w:val="none" w:sz="0" w:space="0" w:color="auto"/>
                <w:right w:val="none" w:sz="0" w:space="0" w:color="auto"/>
              </w:divBdr>
            </w:div>
            <w:div w:id="1271013977">
              <w:marLeft w:val="0"/>
              <w:marRight w:val="0"/>
              <w:marTop w:val="0"/>
              <w:marBottom w:val="0"/>
              <w:divBdr>
                <w:top w:val="none" w:sz="0" w:space="0" w:color="auto"/>
                <w:left w:val="none" w:sz="0" w:space="0" w:color="auto"/>
                <w:bottom w:val="none" w:sz="0" w:space="0" w:color="auto"/>
                <w:right w:val="none" w:sz="0" w:space="0" w:color="auto"/>
              </w:divBdr>
            </w:div>
            <w:div w:id="861359967">
              <w:marLeft w:val="0"/>
              <w:marRight w:val="0"/>
              <w:marTop w:val="0"/>
              <w:marBottom w:val="0"/>
              <w:divBdr>
                <w:top w:val="none" w:sz="0" w:space="0" w:color="auto"/>
                <w:left w:val="none" w:sz="0" w:space="0" w:color="auto"/>
                <w:bottom w:val="none" w:sz="0" w:space="0" w:color="auto"/>
                <w:right w:val="none" w:sz="0" w:space="0" w:color="auto"/>
              </w:divBdr>
            </w:div>
            <w:div w:id="262300338">
              <w:marLeft w:val="0"/>
              <w:marRight w:val="0"/>
              <w:marTop w:val="0"/>
              <w:marBottom w:val="0"/>
              <w:divBdr>
                <w:top w:val="none" w:sz="0" w:space="0" w:color="auto"/>
                <w:left w:val="none" w:sz="0" w:space="0" w:color="auto"/>
                <w:bottom w:val="none" w:sz="0" w:space="0" w:color="auto"/>
                <w:right w:val="none" w:sz="0" w:space="0" w:color="auto"/>
              </w:divBdr>
            </w:div>
            <w:div w:id="1655647033">
              <w:marLeft w:val="0"/>
              <w:marRight w:val="0"/>
              <w:marTop w:val="0"/>
              <w:marBottom w:val="0"/>
              <w:divBdr>
                <w:top w:val="none" w:sz="0" w:space="0" w:color="auto"/>
                <w:left w:val="none" w:sz="0" w:space="0" w:color="auto"/>
                <w:bottom w:val="none" w:sz="0" w:space="0" w:color="auto"/>
                <w:right w:val="none" w:sz="0" w:space="0" w:color="auto"/>
              </w:divBdr>
            </w:div>
            <w:div w:id="1130854116">
              <w:marLeft w:val="0"/>
              <w:marRight w:val="0"/>
              <w:marTop w:val="0"/>
              <w:marBottom w:val="0"/>
              <w:divBdr>
                <w:top w:val="none" w:sz="0" w:space="0" w:color="auto"/>
                <w:left w:val="none" w:sz="0" w:space="0" w:color="auto"/>
                <w:bottom w:val="none" w:sz="0" w:space="0" w:color="auto"/>
                <w:right w:val="none" w:sz="0" w:space="0" w:color="auto"/>
              </w:divBdr>
            </w:div>
            <w:div w:id="887952858">
              <w:marLeft w:val="0"/>
              <w:marRight w:val="0"/>
              <w:marTop w:val="0"/>
              <w:marBottom w:val="0"/>
              <w:divBdr>
                <w:top w:val="none" w:sz="0" w:space="0" w:color="auto"/>
                <w:left w:val="none" w:sz="0" w:space="0" w:color="auto"/>
                <w:bottom w:val="none" w:sz="0" w:space="0" w:color="auto"/>
                <w:right w:val="none" w:sz="0" w:space="0" w:color="auto"/>
              </w:divBdr>
            </w:div>
            <w:div w:id="1830831119">
              <w:marLeft w:val="0"/>
              <w:marRight w:val="0"/>
              <w:marTop w:val="0"/>
              <w:marBottom w:val="0"/>
              <w:divBdr>
                <w:top w:val="none" w:sz="0" w:space="0" w:color="auto"/>
                <w:left w:val="none" w:sz="0" w:space="0" w:color="auto"/>
                <w:bottom w:val="none" w:sz="0" w:space="0" w:color="auto"/>
                <w:right w:val="none" w:sz="0" w:space="0" w:color="auto"/>
              </w:divBdr>
            </w:div>
            <w:div w:id="267930677">
              <w:marLeft w:val="0"/>
              <w:marRight w:val="0"/>
              <w:marTop w:val="0"/>
              <w:marBottom w:val="0"/>
              <w:divBdr>
                <w:top w:val="none" w:sz="0" w:space="0" w:color="auto"/>
                <w:left w:val="none" w:sz="0" w:space="0" w:color="auto"/>
                <w:bottom w:val="none" w:sz="0" w:space="0" w:color="auto"/>
                <w:right w:val="none" w:sz="0" w:space="0" w:color="auto"/>
              </w:divBdr>
            </w:div>
            <w:div w:id="988873149">
              <w:marLeft w:val="0"/>
              <w:marRight w:val="0"/>
              <w:marTop w:val="0"/>
              <w:marBottom w:val="0"/>
              <w:divBdr>
                <w:top w:val="none" w:sz="0" w:space="0" w:color="auto"/>
                <w:left w:val="none" w:sz="0" w:space="0" w:color="auto"/>
                <w:bottom w:val="none" w:sz="0" w:space="0" w:color="auto"/>
                <w:right w:val="none" w:sz="0" w:space="0" w:color="auto"/>
              </w:divBdr>
            </w:div>
            <w:div w:id="1194541834">
              <w:marLeft w:val="0"/>
              <w:marRight w:val="0"/>
              <w:marTop w:val="0"/>
              <w:marBottom w:val="0"/>
              <w:divBdr>
                <w:top w:val="none" w:sz="0" w:space="0" w:color="auto"/>
                <w:left w:val="none" w:sz="0" w:space="0" w:color="auto"/>
                <w:bottom w:val="none" w:sz="0" w:space="0" w:color="auto"/>
                <w:right w:val="none" w:sz="0" w:space="0" w:color="auto"/>
              </w:divBdr>
            </w:div>
            <w:div w:id="1902398677">
              <w:marLeft w:val="0"/>
              <w:marRight w:val="0"/>
              <w:marTop w:val="0"/>
              <w:marBottom w:val="0"/>
              <w:divBdr>
                <w:top w:val="none" w:sz="0" w:space="0" w:color="auto"/>
                <w:left w:val="none" w:sz="0" w:space="0" w:color="auto"/>
                <w:bottom w:val="none" w:sz="0" w:space="0" w:color="auto"/>
                <w:right w:val="none" w:sz="0" w:space="0" w:color="auto"/>
              </w:divBdr>
            </w:div>
            <w:div w:id="492306805">
              <w:marLeft w:val="0"/>
              <w:marRight w:val="0"/>
              <w:marTop w:val="0"/>
              <w:marBottom w:val="0"/>
              <w:divBdr>
                <w:top w:val="none" w:sz="0" w:space="0" w:color="auto"/>
                <w:left w:val="none" w:sz="0" w:space="0" w:color="auto"/>
                <w:bottom w:val="none" w:sz="0" w:space="0" w:color="auto"/>
                <w:right w:val="none" w:sz="0" w:space="0" w:color="auto"/>
              </w:divBdr>
            </w:div>
            <w:div w:id="1554733566">
              <w:marLeft w:val="0"/>
              <w:marRight w:val="0"/>
              <w:marTop w:val="0"/>
              <w:marBottom w:val="0"/>
              <w:divBdr>
                <w:top w:val="none" w:sz="0" w:space="0" w:color="auto"/>
                <w:left w:val="none" w:sz="0" w:space="0" w:color="auto"/>
                <w:bottom w:val="none" w:sz="0" w:space="0" w:color="auto"/>
                <w:right w:val="none" w:sz="0" w:space="0" w:color="auto"/>
              </w:divBdr>
            </w:div>
            <w:div w:id="34627949">
              <w:marLeft w:val="0"/>
              <w:marRight w:val="0"/>
              <w:marTop w:val="0"/>
              <w:marBottom w:val="0"/>
              <w:divBdr>
                <w:top w:val="none" w:sz="0" w:space="0" w:color="auto"/>
                <w:left w:val="none" w:sz="0" w:space="0" w:color="auto"/>
                <w:bottom w:val="none" w:sz="0" w:space="0" w:color="auto"/>
                <w:right w:val="none" w:sz="0" w:space="0" w:color="auto"/>
              </w:divBdr>
            </w:div>
            <w:div w:id="1045787757">
              <w:marLeft w:val="0"/>
              <w:marRight w:val="0"/>
              <w:marTop w:val="0"/>
              <w:marBottom w:val="0"/>
              <w:divBdr>
                <w:top w:val="none" w:sz="0" w:space="0" w:color="auto"/>
                <w:left w:val="none" w:sz="0" w:space="0" w:color="auto"/>
                <w:bottom w:val="none" w:sz="0" w:space="0" w:color="auto"/>
                <w:right w:val="none" w:sz="0" w:space="0" w:color="auto"/>
              </w:divBdr>
            </w:div>
            <w:div w:id="564922996">
              <w:marLeft w:val="0"/>
              <w:marRight w:val="0"/>
              <w:marTop w:val="0"/>
              <w:marBottom w:val="0"/>
              <w:divBdr>
                <w:top w:val="none" w:sz="0" w:space="0" w:color="auto"/>
                <w:left w:val="none" w:sz="0" w:space="0" w:color="auto"/>
                <w:bottom w:val="none" w:sz="0" w:space="0" w:color="auto"/>
                <w:right w:val="none" w:sz="0" w:space="0" w:color="auto"/>
              </w:divBdr>
            </w:div>
            <w:div w:id="149299452">
              <w:marLeft w:val="0"/>
              <w:marRight w:val="0"/>
              <w:marTop w:val="0"/>
              <w:marBottom w:val="0"/>
              <w:divBdr>
                <w:top w:val="none" w:sz="0" w:space="0" w:color="auto"/>
                <w:left w:val="none" w:sz="0" w:space="0" w:color="auto"/>
                <w:bottom w:val="none" w:sz="0" w:space="0" w:color="auto"/>
                <w:right w:val="none" w:sz="0" w:space="0" w:color="auto"/>
              </w:divBdr>
            </w:div>
            <w:div w:id="18127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31">
      <w:bodyDiv w:val="1"/>
      <w:marLeft w:val="0"/>
      <w:marRight w:val="0"/>
      <w:marTop w:val="0"/>
      <w:marBottom w:val="0"/>
      <w:divBdr>
        <w:top w:val="none" w:sz="0" w:space="0" w:color="auto"/>
        <w:left w:val="none" w:sz="0" w:space="0" w:color="auto"/>
        <w:bottom w:val="none" w:sz="0" w:space="0" w:color="auto"/>
        <w:right w:val="none" w:sz="0" w:space="0" w:color="auto"/>
      </w:divBdr>
    </w:div>
    <w:div w:id="1795558635">
      <w:bodyDiv w:val="1"/>
      <w:marLeft w:val="0"/>
      <w:marRight w:val="0"/>
      <w:marTop w:val="0"/>
      <w:marBottom w:val="0"/>
      <w:divBdr>
        <w:top w:val="none" w:sz="0" w:space="0" w:color="auto"/>
        <w:left w:val="none" w:sz="0" w:space="0" w:color="auto"/>
        <w:bottom w:val="none" w:sz="0" w:space="0" w:color="auto"/>
        <w:right w:val="none" w:sz="0" w:space="0" w:color="auto"/>
      </w:divBdr>
    </w:div>
    <w:div w:id="2118717299">
      <w:bodyDiv w:val="1"/>
      <w:marLeft w:val="0"/>
      <w:marRight w:val="0"/>
      <w:marTop w:val="0"/>
      <w:marBottom w:val="0"/>
      <w:divBdr>
        <w:top w:val="none" w:sz="0" w:space="0" w:color="auto"/>
        <w:left w:val="none" w:sz="0" w:space="0" w:color="auto"/>
        <w:bottom w:val="none" w:sz="0" w:space="0" w:color="auto"/>
        <w:right w:val="none" w:sz="0" w:space="0" w:color="auto"/>
      </w:divBdr>
    </w:div>
    <w:div w:id="2131823001">
      <w:bodyDiv w:val="1"/>
      <w:marLeft w:val="0"/>
      <w:marRight w:val="0"/>
      <w:marTop w:val="0"/>
      <w:marBottom w:val="0"/>
      <w:divBdr>
        <w:top w:val="none" w:sz="0" w:space="0" w:color="auto"/>
        <w:left w:val="none" w:sz="0" w:space="0" w:color="auto"/>
        <w:bottom w:val="none" w:sz="0" w:space="0" w:color="auto"/>
        <w:right w:val="none" w:sz="0" w:space="0" w:color="auto"/>
      </w:divBdr>
      <w:divsChild>
        <w:div w:id="1202355435">
          <w:marLeft w:val="0"/>
          <w:marRight w:val="0"/>
          <w:marTop w:val="0"/>
          <w:marBottom w:val="0"/>
          <w:divBdr>
            <w:top w:val="none" w:sz="0" w:space="0" w:color="auto"/>
            <w:left w:val="none" w:sz="0" w:space="0" w:color="auto"/>
            <w:bottom w:val="none" w:sz="0" w:space="0" w:color="auto"/>
            <w:right w:val="none" w:sz="0" w:space="0" w:color="auto"/>
          </w:divBdr>
          <w:divsChild>
            <w:div w:id="1887375369">
              <w:marLeft w:val="0"/>
              <w:marRight w:val="0"/>
              <w:marTop w:val="150"/>
              <w:marBottom w:val="0"/>
              <w:divBdr>
                <w:top w:val="none" w:sz="0" w:space="0" w:color="auto"/>
                <w:left w:val="none" w:sz="0" w:space="0" w:color="auto"/>
                <w:bottom w:val="none" w:sz="0" w:space="0" w:color="auto"/>
                <w:right w:val="none" w:sz="0" w:space="0" w:color="auto"/>
              </w:divBdr>
              <w:divsChild>
                <w:div w:id="163512957">
                  <w:marLeft w:val="0"/>
                  <w:marRight w:val="0"/>
                  <w:marTop w:val="0"/>
                  <w:marBottom w:val="0"/>
                  <w:divBdr>
                    <w:top w:val="none" w:sz="0" w:space="0" w:color="auto"/>
                    <w:left w:val="none" w:sz="0" w:space="0" w:color="auto"/>
                    <w:bottom w:val="none" w:sz="0" w:space="0" w:color="auto"/>
                    <w:right w:val="none" w:sz="0" w:space="0" w:color="auto"/>
                  </w:divBdr>
                </w:div>
                <w:div w:id="1930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e-dump.mon-instance.pc-scol.fr" TargetMode="External"/><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yperlink" Target="https://www.postgresql.org/docs/" TargetMode="External"/><Relationship Id="rId17" Type="http://schemas.openxmlformats.org/officeDocument/2006/relationships/image" Target="media/image5.jpeg"/><Relationship Id="rId25" Type="http://schemas.openxmlformats.org/officeDocument/2006/relationships/package" Target="embeddings/Microsoft_Excel_Worksheet1.xlsx"/><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um.pc-scol.fr/t/base-de-donnees-relationnelle/2023/24" TargetMode="External"/><Relationship Id="rId24"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package" Target="embeddings/Microsoft_Excel_Worksheet.xlsx"/><Relationship Id="rId28" Type="http://schemas.openxmlformats.org/officeDocument/2006/relationships/fontTable" Target="fontTable.xml"/><Relationship Id="rId10" Type="http://schemas.openxmlformats.org/officeDocument/2006/relationships/hyperlink" Target="https://github.com/PC-Scol" TargetMode="Externa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https://forum.pc-scol.fr/uploads/short-url/dUeLsgrKZOPtQYEBc5jvbXkUc34.pdf" TargetMode="External"/><Relationship Id="rId14" Type="http://schemas.openxmlformats.org/officeDocument/2006/relationships/hyperlink" Target="https/dre-dump.partenaires.pc-scol.fr" TargetMode="External"/><Relationship Id="rId22" Type="http://schemas.openxmlformats.org/officeDocument/2006/relationships/image" Target="media/image10.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4188</TotalTime>
  <Pages>20</Pages>
  <Words>7470</Words>
  <Characters>41086</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COUTIN Stéphane</dc:creator>
  <cp:lastModifiedBy>COUTIN Stéphane</cp:lastModifiedBy>
  <cp:revision>419</cp:revision>
  <cp:lastPrinted>2024-04-30T13:25:00Z</cp:lastPrinted>
  <dcterms:created xsi:type="dcterms:W3CDTF">2021-05-18T15:15:00Z</dcterms:created>
  <dcterms:modified xsi:type="dcterms:W3CDTF">2024-04-30T15:40:00Z</dcterms:modified>
</cp:coreProperties>
</file>